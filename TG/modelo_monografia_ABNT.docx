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1EF9" w:rsidRDefault="00A22430" w:rsidP="00A22430">
      <w:pPr>
        <w:jc w:val="center"/>
      </w:pPr>
      <w:r w:rsidRPr="00F061C4">
        <w:rPr>
          <w:noProof/>
          <w:lang w:eastAsia="pt-BR"/>
        </w:rPr>
        <w:drawing>
          <wp:inline distT="0" distB="0" distL="0" distR="0" wp14:anchorId="436EC7C9" wp14:editId="0BF33B18">
            <wp:extent cx="1076923" cy="1384615"/>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fp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6923" cy="1384615"/>
                    </a:xfrm>
                    <a:prstGeom prst="rect">
                      <a:avLst/>
                    </a:prstGeom>
                  </pic:spPr>
                </pic:pic>
              </a:graphicData>
            </a:graphic>
          </wp:inline>
        </w:drawing>
      </w:r>
    </w:p>
    <w:p w:rsidR="00A22430" w:rsidRDefault="00D903CF" w:rsidP="0043079B">
      <w:pPr>
        <w:pStyle w:val="Capa"/>
      </w:pPr>
      <w:r>
        <w:t>Universidade Federal de Pernambuco</w:t>
      </w:r>
    </w:p>
    <w:p w:rsidR="00D903CF" w:rsidRDefault="00D903CF" w:rsidP="0043079B">
      <w:pPr>
        <w:pStyle w:val="Capa"/>
      </w:pPr>
      <w:r>
        <w:t>Centro de Informática</w:t>
      </w:r>
    </w:p>
    <w:p w:rsidR="00D903CF" w:rsidRDefault="00D903CF" w:rsidP="0043079B">
      <w:pPr>
        <w:pStyle w:val="Capa"/>
      </w:pPr>
    </w:p>
    <w:p w:rsidR="00D903CF" w:rsidRDefault="00D903CF" w:rsidP="0043079B">
      <w:pPr>
        <w:pStyle w:val="Capa"/>
      </w:pPr>
    </w:p>
    <w:p w:rsidR="00D903CF" w:rsidRDefault="00D903CF" w:rsidP="0043079B">
      <w:pPr>
        <w:pStyle w:val="Capa"/>
      </w:pPr>
    </w:p>
    <w:p w:rsidR="00D903CF" w:rsidRDefault="00D903CF" w:rsidP="0043079B">
      <w:pPr>
        <w:pStyle w:val="Capa"/>
      </w:pPr>
      <w:r>
        <w:t>Graduação em Engenharia da Computação</w:t>
      </w:r>
    </w:p>
    <w:p w:rsidR="00D903CF" w:rsidRDefault="00D903CF" w:rsidP="0043079B">
      <w:pPr>
        <w:pStyle w:val="Capa"/>
      </w:pPr>
    </w:p>
    <w:p w:rsidR="00D903CF" w:rsidRDefault="00D903CF" w:rsidP="0043079B">
      <w:pPr>
        <w:pStyle w:val="Capa"/>
      </w:pPr>
    </w:p>
    <w:p w:rsidR="00D903CF" w:rsidRDefault="00D903CF" w:rsidP="0043079B">
      <w:pPr>
        <w:pStyle w:val="Capa"/>
      </w:pPr>
    </w:p>
    <w:p w:rsidR="00D903CF" w:rsidRDefault="00D903CF" w:rsidP="0043079B">
      <w:pPr>
        <w:pStyle w:val="Capa"/>
      </w:pPr>
    </w:p>
    <w:p w:rsidR="00D903CF" w:rsidRDefault="00D903CF" w:rsidP="0043079B">
      <w:pPr>
        <w:pStyle w:val="TituloCapa"/>
      </w:pPr>
      <w:r>
        <w:t>Método para Seleção Dinâmica de Conjunto de Classificadores</w:t>
      </w:r>
    </w:p>
    <w:p w:rsidR="00FE0B20" w:rsidRDefault="00FE0B20" w:rsidP="0043079B">
      <w:pPr>
        <w:pStyle w:val="Capa"/>
      </w:pPr>
    </w:p>
    <w:p w:rsidR="00FE0B20" w:rsidRDefault="00FE0B20" w:rsidP="0043079B">
      <w:pPr>
        <w:pStyle w:val="Capa"/>
      </w:pPr>
      <w:r>
        <w:t>Henrique Alexandre de Menezes Sabino Almeida</w:t>
      </w:r>
    </w:p>
    <w:p w:rsidR="00FE0B20" w:rsidRDefault="00FE0B20" w:rsidP="0043079B">
      <w:pPr>
        <w:pStyle w:val="Capa"/>
      </w:pPr>
    </w:p>
    <w:p w:rsidR="00FE0B20" w:rsidRDefault="00FE0B20" w:rsidP="0043079B">
      <w:pPr>
        <w:pStyle w:val="Capa"/>
      </w:pPr>
      <w:r>
        <w:t>Trabalho de Graduação</w:t>
      </w:r>
    </w:p>
    <w:p w:rsidR="00FE0B20" w:rsidRDefault="00FE0B20" w:rsidP="0043079B">
      <w:pPr>
        <w:pStyle w:val="Capa"/>
      </w:pPr>
    </w:p>
    <w:p w:rsidR="00FE0B20" w:rsidRDefault="00FE0B20" w:rsidP="0043079B">
      <w:pPr>
        <w:pStyle w:val="Capa"/>
      </w:pPr>
    </w:p>
    <w:p w:rsidR="00FE0B20" w:rsidRDefault="00FE0B20" w:rsidP="0043079B">
      <w:pPr>
        <w:pStyle w:val="Capa"/>
      </w:pPr>
    </w:p>
    <w:p w:rsidR="00FE0B20" w:rsidRDefault="00FE0B20" w:rsidP="0043079B">
      <w:pPr>
        <w:pStyle w:val="Capa"/>
      </w:pPr>
    </w:p>
    <w:p w:rsidR="00FE0B20" w:rsidRDefault="00FE0B20" w:rsidP="0043079B">
      <w:pPr>
        <w:pStyle w:val="Capa"/>
      </w:pPr>
    </w:p>
    <w:p w:rsidR="00FE0B20" w:rsidRDefault="00FE0B20" w:rsidP="0043079B">
      <w:pPr>
        <w:pStyle w:val="Capa"/>
      </w:pPr>
    </w:p>
    <w:p w:rsidR="00FE0B20" w:rsidRDefault="00FE0B20" w:rsidP="0043079B">
      <w:pPr>
        <w:pStyle w:val="Capa"/>
      </w:pPr>
    </w:p>
    <w:p w:rsidR="00FE0B20" w:rsidRDefault="00FE0B20" w:rsidP="0043079B">
      <w:pPr>
        <w:pStyle w:val="Capa"/>
      </w:pPr>
      <w:r>
        <w:t>Recife</w:t>
      </w:r>
    </w:p>
    <w:p w:rsidR="00FE0B20" w:rsidRDefault="00FE0B20" w:rsidP="00FE0B20">
      <w:pPr>
        <w:pStyle w:val="Capa"/>
      </w:pPr>
      <w:r>
        <w:t>13 de dezembro de 2011</w:t>
      </w:r>
    </w:p>
    <w:p w:rsidR="00FE0B20" w:rsidRDefault="00FE0B20">
      <w:pPr>
        <w:spacing w:before="0" w:after="200" w:line="276" w:lineRule="auto"/>
      </w:pPr>
      <w:r>
        <w:br w:type="page"/>
      </w:r>
      <w:r>
        <w:lastRenderedPageBreak/>
        <w:br w:type="page"/>
      </w:r>
    </w:p>
    <w:p w:rsidR="00FE0B20" w:rsidRDefault="00FE0B20" w:rsidP="0043079B">
      <w:pPr>
        <w:pStyle w:val="Capa"/>
      </w:pPr>
      <w:r>
        <w:lastRenderedPageBreak/>
        <w:t>Universidade Federal de Pernambuco</w:t>
      </w:r>
    </w:p>
    <w:p w:rsidR="00FE0B20" w:rsidRDefault="00FE0B20" w:rsidP="0043079B">
      <w:pPr>
        <w:pStyle w:val="Capa"/>
      </w:pPr>
      <w:r>
        <w:t>Centro de Informática</w:t>
      </w:r>
    </w:p>
    <w:p w:rsidR="00FE0B20" w:rsidRDefault="00FE0B20" w:rsidP="0043079B">
      <w:pPr>
        <w:pStyle w:val="Capa"/>
      </w:pPr>
    </w:p>
    <w:p w:rsidR="00FE0B20" w:rsidRDefault="00FE0B20" w:rsidP="0043079B">
      <w:pPr>
        <w:pStyle w:val="Capa"/>
      </w:pPr>
    </w:p>
    <w:p w:rsidR="00FE0B20" w:rsidRDefault="00FE0B20" w:rsidP="0043079B">
      <w:pPr>
        <w:pStyle w:val="Capa"/>
      </w:pPr>
    </w:p>
    <w:p w:rsidR="00FE0B20" w:rsidRDefault="00FE0B20" w:rsidP="0043079B">
      <w:pPr>
        <w:pStyle w:val="Capa"/>
      </w:pPr>
      <w:r>
        <w:t>Henrique Alexandre de Menezes Sabino Almeida</w:t>
      </w:r>
    </w:p>
    <w:p w:rsidR="00FE0B20" w:rsidRDefault="00FE0B20" w:rsidP="0043079B">
      <w:pPr>
        <w:pStyle w:val="Capa"/>
      </w:pPr>
    </w:p>
    <w:p w:rsidR="00FE0B20" w:rsidRDefault="00FE0B20" w:rsidP="0043079B">
      <w:pPr>
        <w:pStyle w:val="TituloCapa"/>
      </w:pPr>
      <w:r>
        <w:t>Método para Seleção Dinâmica de Conjunto de Classificadores</w:t>
      </w:r>
    </w:p>
    <w:p w:rsidR="00FE0B20" w:rsidRDefault="00FE0B20" w:rsidP="0043079B">
      <w:pPr>
        <w:pStyle w:val="Capa"/>
      </w:pPr>
    </w:p>
    <w:p w:rsidR="00EA7D79" w:rsidRDefault="00EA7D79" w:rsidP="0043079B">
      <w:pPr>
        <w:pStyle w:val="Capa"/>
      </w:pPr>
    </w:p>
    <w:p w:rsidR="00EA7D79" w:rsidRDefault="00EA7D79" w:rsidP="0043079B">
      <w:pPr>
        <w:pStyle w:val="Capa"/>
      </w:pPr>
    </w:p>
    <w:p w:rsidR="00EA7D79" w:rsidRDefault="00EA7D79" w:rsidP="0043079B">
      <w:pPr>
        <w:pStyle w:val="Capa"/>
      </w:pPr>
    </w:p>
    <w:p w:rsidR="00EA7D79" w:rsidRDefault="00EA7D79" w:rsidP="0043079B">
      <w:pPr>
        <w:pStyle w:val="Capa"/>
      </w:pPr>
    </w:p>
    <w:p w:rsidR="00EA7D79" w:rsidRDefault="00EA7D79" w:rsidP="0043079B">
      <w:pPr>
        <w:pStyle w:val="Capa"/>
      </w:pPr>
    </w:p>
    <w:p w:rsidR="00624E2B" w:rsidRDefault="00624E2B" w:rsidP="0043079B">
      <w:pPr>
        <w:pStyle w:val="Capa"/>
        <w:jc w:val="left"/>
      </w:pPr>
    </w:p>
    <w:p w:rsidR="00EA7D79" w:rsidRPr="0043079B" w:rsidRDefault="00EA7D79" w:rsidP="0043079B">
      <w:pPr>
        <w:pStyle w:val="SemEspaamento"/>
        <w:jc w:val="center"/>
        <w:rPr>
          <w:i/>
        </w:rPr>
      </w:pPr>
      <w:r w:rsidRPr="0043079B">
        <w:rPr>
          <w:noProof/>
          <w:lang w:eastAsia="pt-BR"/>
        </w:rPr>
        <mc:AlternateContent>
          <mc:Choice Requires="wps">
            <w:drawing>
              <wp:anchor distT="0" distB="0" distL="114300" distR="114300" simplePos="0" relativeHeight="251659264" behindDoc="0" locked="0" layoutInCell="1" allowOverlap="1" wp14:anchorId="0D2ECFBA" wp14:editId="57E3DB66">
                <wp:simplePos x="0" y="0"/>
                <wp:positionH relativeFrom="column">
                  <wp:align>center</wp:align>
                </wp:positionH>
                <wp:positionV relativeFrom="paragraph">
                  <wp:posOffset>0</wp:posOffset>
                </wp:positionV>
                <wp:extent cx="4203700" cy="1258570"/>
                <wp:effectExtent l="0" t="0" r="0" b="0"/>
                <wp:wrapTopAndBottom/>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865" cy="1258570"/>
                        </a:xfrm>
                        <a:prstGeom prst="rect">
                          <a:avLst/>
                        </a:prstGeom>
                        <a:noFill/>
                        <a:ln w="9525">
                          <a:noFill/>
                          <a:miter lim="800000"/>
                          <a:headEnd/>
                          <a:tailEnd/>
                        </a:ln>
                      </wps:spPr>
                      <wps:txbx>
                        <w:txbxContent>
                          <w:p w:rsidR="00AF5FEB" w:rsidRPr="0043079B" w:rsidRDefault="00AF5FEB">
                            <w:pPr>
                              <w:pStyle w:val="SemEspaamento"/>
                              <w:rPr>
                                <w:rStyle w:val="nfase"/>
                                <w:rPrChange w:id="0" w:author="Henrique" w:date="2011-12-09T12:49:00Z">
                                  <w:rPr/>
                                </w:rPrChange>
                              </w:rPr>
                              <w:pPrChange w:id="1" w:author="Henrique" w:date="2011-12-09T12:49:00Z">
                                <w:pPr/>
                              </w:pPrChange>
                            </w:pPr>
                            <w:ins w:id="2" w:author="Henrique" w:date="2011-12-09T12:35:00Z">
                              <w:r w:rsidRPr="0043079B">
                                <w:rPr>
                                  <w:rStyle w:val="nfase"/>
                                  <w:rPrChange w:id="3" w:author="Henrique" w:date="2011-12-09T12:49:00Z">
                                    <w:rPr/>
                                  </w:rPrChange>
                                </w:rPr>
                                <w:t>Trabalho apresentado ao Programa de Graduação em Engenharia da Computação do Centro de Informática da Universidade Federal de Pernambuco como requisito parcial para obtenção do grau de Bacharel em Engenharia da Computação.</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0;margin-top:0;width:331pt;height:99.1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" filled="f" stroked="f">
                <v:textbox>
                  <w:txbxContent>
                    <w:p w:rsidR="00AF5FEB" w:rsidRPr="0043079B" w:rsidRDefault="00AF5FEB">
                      <w:pPr>
                        <w:pStyle w:val="SemEspaamento"/>
                        <w:rPr>
                          <w:rStyle w:val="nfase"/>
                          <w:rPrChange w:id="4" w:author="Henrique" w:date="2011-12-09T12:49:00Z">
                            <w:rPr/>
                          </w:rPrChange>
                        </w:rPr>
                        <w:pPrChange w:id="5" w:author="Henrique" w:date="2011-12-09T12:49:00Z">
                          <w:pPr/>
                        </w:pPrChange>
                      </w:pPr>
                      <w:ins w:id="6" w:author="Henrique" w:date="2011-12-09T12:35:00Z">
                        <w:r w:rsidRPr="0043079B">
                          <w:rPr>
                            <w:rStyle w:val="nfase"/>
                            <w:rPrChange w:id="7" w:author="Henrique" w:date="2011-12-09T12:49:00Z">
                              <w:rPr/>
                            </w:rPrChange>
                          </w:rPr>
                          <w:t>Trabalho apresentado ao Programa de Graduação em Engenharia da Computação do Centro de Informática da Universidade Federal de Pernambuco como requisito parcial para obtenção do grau de Bacharel em Engenharia da Computação.</w:t>
                        </w:r>
                      </w:ins>
                    </w:p>
                  </w:txbxContent>
                </v:textbox>
                <w10:wrap type="topAndBottom"/>
              </v:shape>
            </w:pict>
          </mc:Fallback>
        </mc:AlternateContent>
      </w:r>
      <w:r w:rsidRPr="0043079B">
        <w:t xml:space="preserve">Orientador: </w:t>
      </w:r>
      <w:r w:rsidRPr="0043079B">
        <w:rPr>
          <w:rStyle w:val="nfase"/>
        </w:rPr>
        <w:t>George Darmiton da Cunha Cavalcanti</w:t>
      </w:r>
    </w:p>
    <w:p w:rsidR="00EA7D79" w:rsidRDefault="00EA7D79" w:rsidP="0043079B">
      <w:pPr>
        <w:pStyle w:val="Capa"/>
      </w:pPr>
    </w:p>
    <w:p w:rsidR="00EA7D79" w:rsidRDefault="00EA7D79"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624E2B">
      <w:pPr>
        <w:pStyle w:val="Capa"/>
      </w:pPr>
      <w:r>
        <w:t>Recife</w:t>
      </w:r>
    </w:p>
    <w:p w:rsidR="00EA7D79" w:rsidRDefault="00624E2B" w:rsidP="0043079B">
      <w:pPr>
        <w:pStyle w:val="Capa"/>
      </w:pPr>
      <w:r>
        <w:t>13 de dezembro de 2011</w:t>
      </w:r>
    </w:p>
    <w:p w:rsidR="00624E2B" w:rsidRDefault="00624E2B">
      <w:pPr>
        <w:spacing w:before="0" w:after="200" w:line="276" w:lineRule="auto"/>
        <w:rPr>
          <w:sz w:val="28"/>
        </w:rPr>
      </w:pPr>
      <w:r>
        <w:lastRenderedPageBreak/>
        <w:br w:type="page"/>
      </w: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624E2B" w:rsidRDefault="00624E2B" w:rsidP="0043079B">
      <w:pPr>
        <w:pStyle w:val="Capa"/>
      </w:pPr>
    </w:p>
    <w:p w:rsidR="0043079B" w:rsidRDefault="00624E2B" w:rsidP="00624E2B">
      <w:pPr>
        <w:pStyle w:val="Capa"/>
        <w:jc w:val="right"/>
        <w:rPr>
          <w:rStyle w:val="nfase"/>
          <w:sz w:val="24"/>
        </w:rPr>
      </w:pPr>
      <w:r w:rsidRPr="0043079B">
        <w:rPr>
          <w:rStyle w:val="nfase"/>
          <w:sz w:val="24"/>
        </w:rPr>
        <w:t>A</w:t>
      </w:r>
      <w:r w:rsidR="0043079B" w:rsidRPr="0043079B">
        <w:rPr>
          <w:rStyle w:val="nfase"/>
          <w:sz w:val="24"/>
        </w:rPr>
        <w:t xml:space="preserve"> Deus</w:t>
      </w:r>
      <w:r w:rsidR="0043079B">
        <w:rPr>
          <w:rStyle w:val="nfase"/>
          <w:sz w:val="24"/>
        </w:rPr>
        <w:t xml:space="preserve">, </w:t>
      </w:r>
      <w:r w:rsidRPr="0043079B">
        <w:rPr>
          <w:rStyle w:val="nfase"/>
          <w:sz w:val="24"/>
        </w:rPr>
        <w:t>meus pais</w:t>
      </w:r>
      <w:r w:rsidR="0043079B">
        <w:rPr>
          <w:rStyle w:val="nfase"/>
          <w:sz w:val="24"/>
        </w:rPr>
        <w:t xml:space="preserve"> e meus irmãos</w:t>
      </w:r>
      <w:r w:rsidRPr="0043079B">
        <w:rPr>
          <w:rStyle w:val="nfase"/>
          <w:sz w:val="24"/>
        </w:rPr>
        <w:t>.</w:t>
      </w:r>
    </w:p>
    <w:p w:rsidR="0043079B" w:rsidRDefault="0043079B">
      <w:pPr>
        <w:spacing w:before="0" w:after="200" w:line="276" w:lineRule="auto"/>
        <w:rPr>
          <w:rStyle w:val="nfase"/>
        </w:rPr>
      </w:pPr>
      <w:r>
        <w:rPr>
          <w:rStyle w:val="nfase"/>
        </w:rPr>
        <w:br w:type="page"/>
      </w:r>
    </w:p>
    <w:p w:rsidR="0043079B" w:rsidRDefault="0043079B">
      <w:pPr>
        <w:spacing w:before="0" w:after="200" w:line="276" w:lineRule="auto"/>
      </w:pPr>
      <w:r>
        <w:lastRenderedPageBreak/>
        <w:br w:type="page"/>
      </w:r>
    </w:p>
    <w:p w:rsidR="00624E2B" w:rsidRDefault="0069651F" w:rsidP="0069651F">
      <w:pPr>
        <w:pStyle w:val="TituloSeo"/>
      </w:pPr>
      <w:r>
        <w:lastRenderedPageBreak/>
        <w:t>Agradecimentos</w:t>
      </w:r>
    </w:p>
    <w:p w:rsidR="001A56A8" w:rsidRDefault="0069651F" w:rsidP="001A56A8">
      <w:r>
        <w:t>Agradeço a Deus pelas coisas boas da minha vida e por me dar força e fé nos momentos difíceis. Agradeço a Murilo e Zélia, meus pais, pelo amor incondicional, por me educar e pelo apoio ao longo da vida. Agradeço aos meus queridos irmãos, Carol e Murilinho, p</w:t>
      </w:r>
      <w:r w:rsidR="00E5599C">
        <w:t xml:space="preserve">elos bons momentos vividos juntos. Agradeço ao meu orientador, George, </w:t>
      </w:r>
      <w:r w:rsidR="003F0237">
        <w:t>pelo aprendizado e a oportunidade de conhecer essa área</w:t>
      </w:r>
      <w:r w:rsidR="00E5599C">
        <w:t>.</w:t>
      </w:r>
      <w:r w:rsidR="003F0237">
        <w:t xml:space="preserve"> Agradeço aos meus amigos e colegas de curso que nesses cinco anos fizeram parte da minha vida, compartilhando momentos </w:t>
      </w:r>
      <w:r w:rsidR="001A56A8">
        <w:t>bons e difíceis da faculdade</w:t>
      </w:r>
      <w:r w:rsidR="003F0237">
        <w:t xml:space="preserve">. </w:t>
      </w:r>
      <w:r w:rsidR="001A56A8">
        <w:t>Agradeço aos meus familiares, e por fim agradeço aos meus amigos da minha cidade natal Floresta-PE.</w:t>
      </w:r>
    </w:p>
    <w:p w:rsidR="001A56A8" w:rsidRDefault="001A56A8">
      <w:pPr>
        <w:spacing w:before="0" w:after="200" w:line="276" w:lineRule="auto"/>
      </w:pPr>
      <w:r>
        <w:br w:type="page"/>
      </w:r>
    </w:p>
    <w:p w:rsidR="00F8208F" w:rsidRDefault="00F8208F">
      <w:pPr>
        <w:spacing w:before="0" w:after="200" w:line="276" w:lineRule="auto"/>
      </w:pPr>
      <w:r>
        <w:lastRenderedPageBreak/>
        <w:br w:type="page"/>
      </w: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F8208F">
      <w:pPr>
        <w:pStyle w:val="Capa"/>
      </w:pPr>
    </w:p>
    <w:p w:rsidR="00F8208F" w:rsidRDefault="00F8208F" w:rsidP="00663436">
      <w:pPr>
        <w:pStyle w:val="Capa"/>
        <w:jc w:val="left"/>
      </w:pPr>
    </w:p>
    <w:p w:rsidR="0069651F" w:rsidRDefault="00663436" w:rsidP="00663436">
      <w:pPr>
        <w:pStyle w:val="Capa"/>
        <w:jc w:val="right"/>
      </w:pPr>
      <w:r w:rsidRPr="00663436">
        <w:rPr>
          <w:rStyle w:val="nfase"/>
          <w:sz w:val="24"/>
        </w:rPr>
        <w:t xml:space="preserve">Tudo o que um sonho precisa para ser realizado </w:t>
      </w:r>
      <w:r>
        <w:rPr>
          <w:rStyle w:val="nfase"/>
          <w:sz w:val="24"/>
        </w:rPr>
        <w:br/>
      </w:r>
      <w:r w:rsidRPr="00663436">
        <w:rPr>
          <w:rStyle w:val="nfase"/>
          <w:sz w:val="24"/>
        </w:rPr>
        <w:t>é alguém que acredite que ele possa ser realizado.</w:t>
      </w:r>
      <w:r>
        <w:br/>
      </w:r>
      <w:r w:rsidRPr="00663436">
        <w:t>—</w:t>
      </w:r>
      <w:r>
        <w:t xml:space="preserve">ROBERTO </w:t>
      </w:r>
      <w:r w:rsidRPr="00663436">
        <w:t>SHINYASHIKI</w:t>
      </w:r>
    </w:p>
    <w:p w:rsidR="00663436" w:rsidRDefault="00663436">
      <w:pPr>
        <w:spacing w:before="0" w:after="200" w:line="276" w:lineRule="auto"/>
        <w:rPr>
          <w:sz w:val="28"/>
        </w:rPr>
      </w:pPr>
      <w:r>
        <w:lastRenderedPageBreak/>
        <w:br w:type="page"/>
      </w:r>
    </w:p>
    <w:p w:rsidR="00F27DB5" w:rsidRDefault="00F27DB5" w:rsidP="00F27DB5">
      <w:pPr>
        <w:pStyle w:val="TituloSeo"/>
      </w:pPr>
      <w:r>
        <w:lastRenderedPageBreak/>
        <w:t>Resumo</w:t>
      </w:r>
    </w:p>
    <w:p w:rsidR="005E00EC" w:rsidRDefault="00A4742E" w:rsidP="00F544B2">
      <w:r>
        <w:t xml:space="preserve">O uso de sistemas de múltiplos classificadores tem sido útil para alcançar altas taxas de reconhecimento. A seleção dinâmica de classificadores é uma abordagem de combinação de múltiplos classificadores que seleciona um subconjunto de classificadores mais adequados para classificar um padrão de consulta. </w:t>
      </w:r>
      <w:r w:rsidR="00237EC5">
        <w:t xml:space="preserve">Neste trabalho propomos adaptações dos métodos </w:t>
      </w:r>
      <w:r w:rsidR="00237EC5" w:rsidRPr="00F2154D">
        <w:rPr>
          <w:i/>
        </w:rPr>
        <w:t>DCS-LA</w:t>
      </w:r>
      <w:r w:rsidR="00237EC5">
        <w:t xml:space="preserve"> (</w:t>
      </w:r>
      <w:r w:rsidR="00237EC5" w:rsidRPr="00F2154D">
        <w:rPr>
          <w:i/>
        </w:rPr>
        <w:t>OLA</w:t>
      </w:r>
      <w:r w:rsidR="00237EC5">
        <w:t xml:space="preserve"> e </w:t>
      </w:r>
      <w:r w:rsidR="00237EC5" w:rsidRPr="00F2154D">
        <w:rPr>
          <w:i/>
        </w:rPr>
        <w:t>LCA</w:t>
      </w:r>
      <w:r w:rsidR="00237EC5">
        <w:t>) para a seleção dinâmica de ensemble (</w:t>
      </w:r>
      <w:r w:rsidR="00237EC5" w:rsidRPr="00F2154D">
        <w:rPr>
          <w:i/>
        </w:rPr>
        <w:t>DES</w:t>
      </w:r>
      <w:r w:rsidR="00237EC5">
        <w:t xml:space="preserve">) a fim de comparar com a abordagem </w:t>
      </w:r>
      <w:r w:rsidR="00237EC5" w:rsidRPr="00F2154D">
        <w:rPr>
          <w:i/>
        </w:rPr>
        <w:t>KNORA</w:t>
      </w:r>
      <w:r w:rsidR="00237EC5">
        <w:t xml:space="preserve">. </w:t>
      </w:r>
      <w:r w:rsidR="00832324">
        <w:t>Para isso, fizemos um estudo da</w:t>
      </w:r>
      <w:r w:rsidR="00237EC5">
        <w:t xml:space="preserve"> influência da região d</w:t>
      </w:r>
      <w:r w:rsidR="00832324">
        <w:t xml:space="preserve">e competência nesses métodos, utilizando a abordagem </w:t>
      </w:r>
      <w:r w:rsidR="00832324" w:rsidRPr="00F2154D">
        <w:rPr>
          <w:i/>
        </w:rPr>
        <w:t>DES-FA</w:t>
      </w:r>
      <w:r w:rsidR="00237EC5">
        <w:t>.</w:t>
      </w:r>
      <w:r w:rsidR="00CA0049">
        <w:t xml:space="preserve"> </w:t>
      </w:r>
      <w:r w:rsidR="00CA21E2" w:rsidRPr="005B3A8C">
        <w:t xml:space="preserve">Os resultados obtidos mostram que as adaptações dos métodos foram satisfatórias </w:t>
      </w:r>
      <w:r w:rsidR="004007D4">
        <w:t xml:space="preserve">comparadas com o </w:t>
      </w:r>
      <w:r w:rsidR="004007D4" w:rsidRPr="00F2154D">
        <w:rPr>
          <w:i/>
        </w:rPr>
        <w:t>KNORA-E</w:t>
      </w:r>
      <w:r w:rsidR="004007D4">
        <w:t xml:space="preserve"> </w:t>
      </w:r>
      <w:r w:rsidR="00CA21E2" w:rsidRPr="005B3A8C">
        <w:t>e que seu custo computacional é bastante atrativo.</w:t>
      </w:r>
    </w:p>
    <w:p w:rsidR="005E00EC" w:rsidRDefault="005E00EC">
      <w:pPr>
        <w:spacing w:before="0" w:after="200" w:line="276" w:lineRule="auto"/>
      </w:pPr>
      <w:r>
        <w:br w:type="page"/>
      </w:r>
    </w:p>
    <w:p w:rsidR="005E00EC" w:rsidRDefault="005E00EC">
      <w:pPr>
        <w:spacing w:before="0" w:after="200" w:line="276" w:lineRule="auto"/>
      </w:pPr>
      <w:r>
        <w:lastRenderedPageBreak/>
        <w:br w:type="page"/>
      </w:r>
    </w:p>
    <w:p w:rsidR="005E00EC" w:rsidRPr="00696BB6" w:rsidRDefault="005E00EC" w:rsidP="005E00EC">
      <w:pPr>
        <w:pStyle w:val="TituloSeo"/>
        <w:rPr>
          <w:lang w:val="en-US"/>
        </w:rPr>
      </w:pPr>
      <w:r w:rsidRPr="00696BB6">
        <w:rPr>
          <w:lang w:val="en-US"/>
        </w:rPr>
        <w:lastRenderedPageBreak/>
        <w:t>Abstract</w:t>
      </w:r>
    </w:p>
    <w:p w:rsidR="005E00EC" w:rsidRPr="00F2154D" w:rsidRDefault="00832324" w:rsidP="005E00EC">
      <w:pPr>
        <w:rPr>
          <w:lang w:val="en-US"/>
        </w:rPr>
      </w:pPr>
      <w:r w:rsidRPr="00F2154D">
        <w:rPr>
          <w:lang w:val="en-US"/>
        </w:rPr>
        <w:t>The use of multiple classifier systems has been useful to achieve high recognition rates. The dynamic ensemble selection is an approach of combining multiple classifiers that selects a subset of classifiers more appropriate to classify a query pattern. In this work we propose adaptations of DCS-LA methods (OLA and LCA) to dynamic ensemble selection (DES) in order to compare with the KNORA approach. For this, we studied the influence of the region of competence in these methods, using the DES-FA approach. The results show that the adaptations of the methods were satisfactory compared with the KNORA-E and that its computational cost is very attractive.</w:t>
      </w:r>
    </w:p>
    <w:p w:rsidR="005E00EC" w:rsidRPr="00F2154D" w:rsidRDefault="005E00EC">
      <w:pPr>
        <w:spacing w:before="0" w:after="200" w:line="276" w:lineRule="auto"/>
        <w:rPr>
          <w:lang w:val="en-US"/>
        </w:rPr>
      </w:pPr>
      <w:r w:rsidRPr="00F2154D">
        <w:rPr>
          <w:lang w:val="en-US"/>
        </w:rPr>
        <w:br w:type="page"/>
      </w:r>
    </w:p>
    <w:p w:rsidR="00473A64" w:rsidRPr="00F2154D" w:rsidRDefault="00473A64">
      <w:pPr>
        <w:spacing w:before="0" w:after="200" w:line="276" w:lineRule="auto"/>
        <w:rPr>
          <w:lang w:val="en-US"/>
        </w:rPr>
      </w:pPr>
      <w:r w:rsidRPr="00F2154D">
        <w:rPr>
          <w:lang w:val="en-US"/>
        </w:rPr>
        <w:lastRenderedPageBreak/>
        <w:br w:type="page"/>
      </w:r>
    </w:p>
    <w:p w:rsidR="00473A64" w:rsidRDefault="00473A64" w:rsidP="00473A64">
      <w:pPr>
        <w:pStyle w:val="TituloSeo"/>
      </w:pPr>
      <w:r>
        <w:lastRenderedPageBreak/>
        <w:t>Sumário</w:t>
      </w:r>
    </w:p>
    <w:p w:rsidR="009968DE" w:rsidRDefault="00BF7BFB">
      <w:pPr>
        <w:pStyle w:val="Sumrio1"/>
        <w:tabs>
          <w:tab w:val="right" w:leader="dot" w:pos="8494"/>
        </w:tabs>
        <w:rPr>
          <w:rFonts w:eastAsiaTheme="minorEastAsia" w:cstheme="minorBidi"/>
          <w:b w:val="0"/>
          <w:bCs w:val="0"/>
          <w:noProof/>
          <w:sz w:val="22"/>
          <w:szCs w:val="22"/>
          <w:lang w:eastAsia="pt-BR"/>
        </w:rPr>
      </w:pPr>
      <w:r>
        <w:fldChar w:fldCharType="begin"/>
      </w:r>
      <w:r>
        <w:instrText xml:space="preserve"> TOC \o "1-5" \h \z \u </w:instrText>
      </w:r>
      <w:r>
        <w:fldChar w:fldCharType="separate"/>
      </w:r>
      <w:hyperlink w:anchor="_Toc311537962" w:history="1">
        <w:r w:rsidR="009968DE" w:rsidRPr="00F752D1">
          <w:rPr>
            <w:rStyle w:val="Hyperlink"/>
            <w:noProof/>
          </w:rPr>
          <w:t>Introdução</w:t>
        </w:r>
        <w:r w:rsidR="009968DE">
          <w:rPr>
            <w:noProof/>
            <w:webHidden/>
          </w:rPr>
          <w:tab/>
        </w:r>
        <w:r w:rsidR="009968DE">
          <w:rPr>
            <w:noProof/>
            <w:webHidden/>
          </w:rPr>
          <w:fldChar w:fldCharType="begin"/>
        </w:r>
        <w:r w:rsidR="009968DE">
          <w:rPr>
            <w:noProof/>
            <w:webHidden/>
          </w:rPr>
          <w:instrText xml:space="preserve"> PAGEREF _Toc311537962 \h </w:instrText>
        </w:r>
        <w:r w:rsidR="009968DE">
          <w:rPr>
            <w:noProof/>
            <w:webHidden/>
          </w:rPr>
        </w:r>
        <w:r w:rsidR="009968DE">
          <w:rPr>
            <w:noProof/>
            <w:webHidden/>
          </w:rPr>
          <w:fldChar w:fldCharType="separate"/>
        </w:r>
        <w:r w:rsidR="007C552A">
          <w:rPr>
            <w:noProof/>
            <w:webHidden/>
          </w:rPr>
          <w:t>1</w:t>
        </w:r>
        <w:r w:rsidR="009968DE">
          <w:rPr>
            <w:noProof/>
            <w:webHidden/>
          </w:rPr>
          <w:fldChar w:fldCharType="end"/>
        </w:r>
      </w:hyperlink>
    </w:p>
    <w:p w:rsidR="009968DE" w:rsidRDefault="009968DE">
      <w:pPr>
        <w:pStyle w:val="Sumrio2"/>
        <w:tabs>
          <w:tab w:val="left" w:pos="960"/>
          <w:tab w:val="right" w:leader="dot" w:pos="8494"/>
        </w:tabs>
        <w:rPr>
          <w:rFonts w:eastAsiaTheme="minorEastAsia" w:cstheme="minorBidi"/>
          <w:iCs w:val="0"/>
          <w:noProof/>
          <w:sz w:val="22"/>
          <w:szCs w:val="22"/>
          <w:lang w:eastAsia="pt-BR"/>
        </w:rPr>
      </w:pPr>
      <w:hyperlink w:anchor="_Toc311537963" w:history="1">
        <w:r w:rsidRPr="00F752D1">
          <w:rPr>
            <w:rStyle w:val="Hyperlink"/>
            <w:noProof/>
          </w:rPr>
          <w:t>1.1</w:t>
        </w:r>
        <w:r>
          <w:rPr>
            <w:rFonts w:eastAsiaTheme="minorEastAsia" w:cstheme="minorBidi"/>
            <w:iCs w:val="0"/>
            <w:noProof/>
            <w:sz w:val="22"/>
            <w:szCs w:val="22"/>
            <w:lang w:eastAsia="pt-BR"/>
          </w:rPr>
          <w:tab/>
        </w:r>
        <w:r w:rsidRPr="00F752D1">
          <w:rPr>
            <w:rStyle w:val="Hyperlink"/>
            <w:noProof/>
          </w:rPr>
          <w:t>Contextualização</w:t>
        </w:r>
        <w:r>
          <w:rPr>
            <w:noProof/>
            <w:webHidden/>
          </w:rPr>
          <w:tab/>
        </w:r>
        <w:r>
          <w:rPr>
            <w:noProof/>
            <w:webHidden/>
          </w:rPr>
          <w:fldChar w:fldCharType="begin"/>
        </w:r>
        <w:r>
          <w:rPr>
            <w:noProof/>
            <w:webHidden/>
          </w:rPr>
          <w:instrText xml:space="preserve"> PAGEREF _Toc311537963 \h </w:instrText>
        </w:r>
        <w:r>
          <w:rPr>
            <w:noProof/>
            <w:webHidden/>
          </w:rPr>
        </w:r>
        <w:r>
          <w:rPr>
            <w:noProof/>
            <w:webHidden/>
          </w:rPr>
          <w:fldChar w:fldCharType="separate"/>
        </w:r>
        <w:r w:rsidR="007C552A">
          <w:rPr>
            <w:noProof/>
            <w:webHidden/>
          </w:rPr>
          <w:t>1</w:t>
        </w:r>
        <w:r>
          <w:rPr>
            <w:noProof/>
            <w:webHidden/>
          </w:rPr>
          <w:fldChar w:fldCharType="end"/>
        </w:r>
      </w:hyperlink>
    </w:p>
    <w:p w:rsidR="009968DE" w:rsidRDefault="009968DE">
      <w:pPr>
        <w:pStyle w:val="Sumrio2"/>
        <w:tabs>
          <w:tab w:val="left" w:pos="960"/>
          <w:tab w:val="right" w:leader="dot" w:pos="8494"/>
        </w:tabs>
        <w:rPr>
          <w:rFonts w:eastAsiaTheme="minorEastAsia" w:cstheme="minorBidi"/>
          <w:iCs w:val="0"/>
          <w:noProof/>
          <w:sz w:val="22"/>
          <w:szCs w:val="22"/>
          <w:lang w:eastAsia="pt-BR"/>
        </w:rPr>
      </w:pPr>
      <w:hyperlink w:anchor="_Toc311537964" w:history="1">
        <w:r w:rsidRPr="00F752D1">
          <w:rPr>
            <w:rStyle w:val="Hyperlink"/>
            <w:noProof/>
          </w:rPr>
          <w:t>1.2</w:t>
        </w:r>
        <w:r>
          <w:rPr>
            <w:rFonts w:eastAsiaTheme="minorEastAsia" w:cstheme="minorBidi"/>
            <w:iCs w:val="0"/>
            <w:noProof/>
            <w:sz w:val="22"/>
            <w:szCs w:val="22"/>
            <w:lang w:eastAsia="pt-BR"/>
          </w:rPr>
          <w:tab/>
        </w:r>
        <w:r w:rsidRPr="00F752D1">
          <w:rPr>
            <w:rStyle w:val="Hyperlink"/>
            <w:noProof/>
          </w:rPr>
          <w:t>Objetivo</w:t>
        </w:r>
        <w:r>
          <w:rPr>
            <w:noProof/>
            <w:webHidden/>
          </w:rPr>
          <w:tab/>
        </w:r>
        <w:r>
          <w:rPr>
            <w:noProof/>
            <w:webHidden/>
          </w:rPr>
          <w:fldChar w:fldCharType="begin"/>
        </w:r>
        <w:r>
          <w:rPr>
            <w:noProof/>
            <w:webHidden/>
          </w:rPr>
          <w:instrText xml:space="preserve"> PAGEREF _Toc311537964 \h </w:instrText>
        </w:r>
        <w:r>
          <w:rPr>
            <w:noProof/>
            <w:webHidden/>
          </w:rPr>
        </w:r>
        <w:r>
          <w:rPr>
            <w:noProof/>
            <w:webHidden/>
          </w:rPr>
          <w:fldChar w:fldCharType="separate"/>
        </w:r>
        <w:r w:rsidR="007C552A">
          <w:rPr>
            <w:noProof/>
            <w:webHidden/>
          </w:rPr>
          <w:t>2</w:t>
        </w:r>
        <w:r>
          <w:rPr>
            <w:noProof/>
            <w:webHidden/>
          </w:rPr>
          <w:fldChar w:fldCharType="end"/>
        </w:r>
      </w:hyperlink>
    </w:p>
    <w:p w:rsidR="009968DE" w:rsidRDefault="009968DE">
      <w:pPr>
        <w:pStyle w:val="Sumrio2"/>
        <w:tabs>
          <w:tab w:val="left" w:pos="960"/>
          <w:tab w:val="right" w:leader="dot" w:pos="8494"/>
        </w:tabs>
        <w:rPr>
          <w:rFonts w:eastAsiaTheme="minorEastAsia" w:cstheme="minorBidi"/>
          <w:iCs w:val="0"/>
          <w:noProof/>
          <w:sz w:val="22"/>
          <w:szCs w:val="22"/>
          <w:lang w:eastAsia="pt-BR"/>
        </w:rPr>
      </w:pPr>
      <w:hyperlink w:anchor="_Toc311537965" w:history="1">
        <w:r w:rsidRPr="00F752D1">
          <w:rPr>
            <w:rStyle w:val="Hyperlink"/>
            <w:noProof/>
          </w:rPr>
          <w:t>1.3</w:t>
        </w:r>
        <w:r>
          <w:rPr>
            <w:rFonts w:eastAsiaTheme="minorEastAsia" w:cstheme="minorBidi"/>
            <w:iCs w:val="0"/>
            <w:noProof/>
            <w:sz w:val="22"/>
            <w:szCs w:val="22"/>
            <w:lang w:eastAsia="pt-BR"/>
          </w:rPr>
          <w:tab/>
        </w:r>
        <w:r w:rsidRPr="00F752D1">
          <w:rPr>
            <w:rStyle w:val="Hyperlink"/>
            <w:noProof/>
          </w:rPr>
          <w:t>Estrutura</w:t>
        </w:r>
        <w:r>
          <w:rPr>
            <w:noProof/>
            <w:webHidden/>
          </w:rPr>
          <w:tab/>
        </w:r>
        <w:r>
          <w:rPr>
            <w:noProof/>
            <w:webHidden/>
          </w:rPr>
          <w:fldChar w:fldCharType="begin"/>
        </w:r>
        <w:r>
          <w:rPr>
            <w:noProof/>
            <w:webHidden/>
          </w:rPr>
          <w:instrText xml:space="preserve"> PAGEREF _Toc311537965 \h </w:instrText>
        </w:r>
        <w:r>
          <w:rPr>
            <w:noProof/>
            <w:webHidden/>
          </w:rPr>
        </w:r>
        <w:r>
          <w:rPr>
            <w:noProof/>
            <w:webHidden/>
          </w:rPr>
          <w:fldChar w:fldCharType="separate"/>
        </w:r>
        <w:r w:rsidR="007C552A">
          <w:rPr>
            <w:noProof/>
            <w:webHidden/>
          </w:rPr>
          <w:t>3</w:t>
        </w:r>
        <w:r>
          <w:rPr>
            <w:noProof/>
            <w:webHidden/>
          </w:rPr>
          <w:fldChar w:fldCharType="end"/>
        </w:r>
      </w:hyperlink>
    </w:p>
    <w:p w:rsidR="009968DE" w:rsidRDefault="009968DE">
      <w:pPr>
        <w:pStyle w:val="Sumrio1"/>
        <w:tabs>
          <w:tab w:val="right" w:leader="dot" w:pos="8494"/>
        </w:tabs>
        <w:rPr>
          <w:rFonts w:eastAsiaTheme="minorEastAsia" w:cstheme="minorBidi"/>
          <w:b w:val="0"/>
          <w:bCs w:val="0"/>
          <w:noProof/>
          <w:sz w:val="22"/>
          <w:szCs w:val="22"/>
          <w:lang w:eastAsia="pt-BR"/>
        </w:rPr>
      </w:pPr>
      <w:hyperlink w:anchor="_Toc311537966" w:history="1">
        <w:r w:rsidRPr="00F752D1">
          <w:rPr>
            <w:rStyle w:val="Hyperlink"/>
            <w:noProof/>
          </w:rPr>
          <w:t>Estado da Arte</w:t>
        </w:r>
        <w:r>
          <w:rPr>
            <w:noProof/>
            <w:webHidden/>
          </w:rPr>
          <w:tab/>
        </w:r>
        <w:r>
          <w:rPr>
            <w:noProof/>
            <w:webHidden/>
          </w:rPr>
          <w:fldChar w:fldCharType="begin"/>
        </w:r>
        <w:r>
          <w:rPr>
            <w:noProof/>
            <w:webHidden/>
          </w:rPr>
          <w:instrText xml:space="preserve"> PAGEREF _Toc311537966 \h </w:instrText>
        </w:r>
        <w:r>
          <w:rPr>
            <w:noProof/>
            <w:webHidden/>
          </w:rPr>
        </w:r>
        <w:r>
          <w:rPr>
            <w:noProof/>
            <w:webHidden/>
          </w:rPr>
          <w:fldChar w:fldCharType="separate"/>
        </w:r>
        <w:r w:rsidR="007C552A">
          <w:rPr>
            <w:noProof/>
            <w:webHidden/>
          </w:rPr>
          <w:t>5</w:t>
        </w:r>
        <w:r>
          <w:rPr>
            <w:noProof/>
            <w:webHidden/>
          </w:rPr>
          <w:fldChar w:fldCharType="end"/>
        </w:r>
      </w:hyperlink>
    </w:p>
    <w:p w:rsidR="009968DE" w:rsidRDefault="009968DE">
      <w:pPr>
        <w:pStyle w:val="Sumrio2"/>
        <w:tabs>
          <w:tab w:val="left" w:pos="960"/>
          <w:tab w:val="right" w:leader="dot" w:pos="8494"/>
        </w:tabs>
        <w:rPr>
          <w:rFonts w:eastAsiaTheme="minorEastAsia" w:cstheme="minorBidi"/>
          <w:iCs w:val="0"/>
          <w:noProof/>
          <w:sz w:val="22"/>
          <w:szCs w:val="22"/>
          <w:lang w:eastAsia="pt-BR"/>
        </w:rPr>
      </w:pPr>
      <w:hyperlink w:anchor="_Toc311537967" w:history="1">
        <w:r w:rsidRPr="00F752D1">
          <w:rPr>
            <w:rStyle w:val="Hyperlink"/>
            <w:noProof/>
          </w:rPr>
          <w:t>2.1</w:t>
        </w:r>
        <w:r>
          <w:rPr>
            <w:rFonts w:eastAsiaTheme="minorEastAsia" w:cstheme="minorBidi"/>
            <w:iCs w:val="0"/>
            <w:noProof/>
            <w:sz w:val="22"/>
            <w:szCs w:val="22"/>
            <w:lang w:eastAsia="pt-BR"/>
          </w:rPr>
          <w:tab/>
        </w:r>
        <w:r w:rsidRPr="00F752D1">
          <w:rPr>
            <w:rStyle w:val="Hyperlink"/>
            <w:noProof/>
          </w:rPr>
          <w:t>Revisão da Literatura</w:t>
        </w:r>
        <w:r>
          <w:rPr>
            <w:noProof/>
            <w:webHidden/>
          </w:rPr>
          <w:tab/>
        </w:r>
        <w:r>
          <w:rPr>
            <w:noProof/>
            <w:webHidden/>
          </w:rPr>
          <w:fldChar w:fldCharType="begin"/>
        </w:r>
        <w:r>
          <w:rPr>
            <w:noProof/>
            <w:webHidden/>
          </w:rPr>
          <w:instrText xml:space="preserve"> PAGEREF _Toc311537967 \h </w:instrText>
        </w:r>
        <w:r>
          <w:rPr>
            <w:noProof/>
            <w:webHidden/>
          </w:rPr>
        </w:r>
        <w:r>
          <w:rPr>
            <w:noProof/>
            <w:webHidden/>
          </w:rPr>
          <w:fldChar w:fldCharType="separate"/>
        </w:r>
        <w:r w:rsidR="007C552A">
          <w:rPr>
            <w:noProof/>
            <w:webHidden/>
          </w:rPr>
          <w:t>5</w:t>
        </w:r>
        <w:r>
          <w:rPr>
            <w:noProof/>
            <w:webHidden/>
          </w:rPr>
          <w:fldChar w:fldCharType="end"/>
        </w:r>
      </w:hyperlink>
    </w:p>
    <w:p w:rsidR="009968DE" w:rsidRDefault="009968DE">
      <w:pPr>
        <w:pStyle w:val="Sumrio2"/>
        <w:tabs>
          <w:tab w:val="left" w:pos="960"/>
          <w:tab w:val="right" w:leader="dot" w:pos="8494"/>
        </w:tabs>
        <w:rPr>
          <w:rFonts w:eastAsiaTheme="minorEastAsia" w:cstheme="minorBidi"/>
          <w:iCs w:val="0"/>
          <w:noProof/>
          <w:sz w:val="22"/>
          <w:szCs w:val="22"/>
          <w:lang w:eastAsia="pt-BR"/>
        </w:rPr>
      </w:pPr>
      <w:hyperlink w:anchor="_Toc311537968" w:history="1">
        <w:r w:rsidRPr="00F752D1">
          <w:rPr>
            <w:rStyle w:val="Hyperlink"/>
            <w:noProof/>
          </w:rPr>
          <w:t>2.2</w:t>
        </w:r>
        <w:r>
          <w:rPr>
            <w:rFonts w:eastAsiaTheme="minorEastAsia" w:cstheme="minorBidi"/>
            <w:iCs w:val="0"/>
            <w:noProof/>
            <w:sz w:val="22"/>
            <w:szCs w:val="22"/>
            <w:lang w:eastAsia="pt-BR"/>
          </w:rPr>
          <w:tab/>
        </w:r>
        <w:r w:rsidRPr="00F752D1">
          <w:rPr>
            <w:rStyle w:val="Hyperlink"/>
            <w:noProof/>
          </w:rPr>
          <w:t>Geração de Ensemble</w:t>
        </w:r>
        <w:r>
          <w:rPr>
            <w:noProof/>
            <w:webHidden/>
          </w:rPr>
          <w:tab/>
        </w:r>
        <w:r>
          <w:rPr>
            <w:noProof/>
            <w:webHidden/>
          </w:rPr>
          <w:fldChar w:fldCharType="begin"/>
        </w:r>
        <w:r>
          <w:rPr>
            <w:noProof/>
            <w:webHidden/>
          </w:rPr>
          <w:instrText xml:space="preserve"> PAGEREF _Toc311537968 \h </w:instrText>
        </w:r>
        <w:r>
          <w:rPr>
            <w:noProof/>
            <w:webHidden/>
          </w:rPr>
        </w:r>
        <w:r>
          <w:rPr>
            <w:noProof/>
            <w:webHidden/>
          </w:rPr>
          <w:fldChar w:fldCharType="separate"/>
        </w:r>
        <w:r w:rsidR="007C552A">
          <w:rPr>
            <w:noProof/>
            <w:webHidden/>
          </w:rPr>
          <w:t>8</w:t>
        </w:r>
        <w:r>
          <w:rPr>
            <w:noProof/>
            <w:webHidden/>
          </w:rPr>
          <w:fldChar w:fldCharType="end"/>
        </w:r>
      </w:hyperlink>
    </w:p>
    <w:p w:rsidR="009968DE" w:rsidRDefault="009968DE">
      <w:pPr>
        <w:pStyle w:val="Sumrio3"/>
        <w:tabs>
          <w:tab w:val="left" w:pos="1200"/>
          <w:tab w:val="right" w:leader="dot" w:pos="8494"/>
        </w:tabs>
        <w:rPr>
          <w:rFonts w:eastAsiaTheme="minorEastAsia" w:cstheme="minorBidi"/>
          <w:noProof/>
          <w:sz w:val="22"/>
          <w:szCs w:val="22"/>
          <w:lang w:eastAsia="pt-BR"/>
        </w:rPr>
      </w:pPr>
      <w:hyperlink w:anchor="_Toc311537969" w:history="1">
        <w:r w:rsidRPr="00F752D1">
          <w:rPr>
            <w:rStyle w:val="Hyperlink"/>
            <w:noProof/>
          </w:rPr>
          <w:t>2.2.1</w:t>
        </w:r>
        <w:r>
          <w:rPr>
            <w:rFonts w:eastAsiaTheme="minorEastAsia" w:cstheme="minorBidi"/>
            <w:noProof/>
            <w:sz w:val="22"/>
            <w:szCs w:val="22"/>
            <w:lang w:eastAsia="pt-BR"/>
          </w:rPr>
          <w:tab/>
        </w:r>
        <w:r w:rsidRPr="00F752D1">
          <w:rPr>
            <w:rStyle w:val="Hyperlink"/>
            <w:noProof/>
          </w:rPr>
          <w:t>Bagging</w:t>
        </w:r>
        <w:r>
          <w:rPr>
            <w:noProof/>
            <w:webHidden/>
          </w:rPr>
          <w:tab/>
        </w:r>
        <w:r>
          <w:rPr>
            <w:noProof/>
            <w:webHidden/>
          </w:rPr>
          <w:fldChar w:fldCharType="begin"/>
        </w:r>
        <w:r>
          <w:rPr>
            <w:noProof/>
            <w:webHidden/>
          </w:rPr>
          <w:instrText xml:space="preserve"> PAGEREF _Toc311537969 \h </w:instrText>
        </w:r>
        <w:r>
          <w:rPr>
            <w:noProof/>
            <w:webHidden/>
          </w:rPr>
        </w:r>
        <w:r>
          <w:rPr>
            <w:noProof/>
            <w:webHidden/>
          </w:rPr>
          <w:fldChar w:fldCharType="separate"/>
        </w:r>
        <w:r w:rsidR="007C552A">
          <w:rPr>
            <w:noProof/>
            <w:webHidden/>
          </w:rPr>
          <w:t>9</w:t>
        </w:r>
        <w:r>
          <w:rPr>
            <w:noProof/>
            <w:webHidden/>
          </w:rPr>
          <w:fldChar w:fldCharType="end"/>
        </w:r>
      </w:hyperlink>
    </w:p>
    <w:p w:rsidR="009968DE" w:rsidRDefault="009968DE">
      <w:pPr>
        <w:pStyle w:val="Sumrio3"/>
        <w:tabs>
          <w:tab w:val="left" w:pos="1200"/>
          <w:tab w:val="right" w:leader="dot" w:pos="8494"/>
        </w:tabs>
        <w:rPr>
          <w:rFonts w:eastAsiaTheme="minorEastAsia" w:cstheme="minorBidi"/>
          <w:noProof/>
          <w:sz w:val="22"/>
          <w:szCs w:val="22"/>
          <w:lang w:eastAsia="pt-BR"/>
        </w:rPr>
      </w:pPr>
      <w:hyperlink w:anchor="_Toc311537970" w:history="1">
        <w:r w:rsidRPr="00F752D1">
          <w:rPr>
            <w:rStyle w:val="Hyperlink"/>
            <w:noProof/>
          </w:rPr>
          <w:t>2.2.2</w:t>
        </w:r>
        <w:r>
          <w:rPr>
            <w:rFonts w:eastAsiaTheme="minorEastAsia" w:cstheme="minorBidi"/>
            <w:noProof/>
            <w:sz w:val="22"/>
            <w:szCs w:val="22"/>
            <w:lang w:eastAsia="pt-BR"/>
          </w:rPr>
          <w:tab/>
        </w:r>
        <w:r w:rsidRPr="00F752D1">
          <w:rPr>
            <w:rStyle w:val="Hyperlink"/>
            <w:noProof/>
          </w:rPr>
          <w:t>Boosting</w:t>
        </w:r>
        <w:r>
          <w:rPr>
            <w:noProof/>
            <w:webHidden/>
          </w:rPr>
          <w:tab/>
        </w:r>
        <w:r>
          <w:rPr>
            <w:noProof/>
            <w:webHidden/>
          </w:rPr>
          <w:fldChar w:fldCharType="begin"/>
        </w:r>
        <w:r>
          <w:rPr>
            <w:noProof/>
            <w:webHidden/>
          </w:rPr>
          <w:instrText xml:space="preserve"> PAGEREF _Toc311537970 \h </w:instrText>
        </w:r>
        <w:r>
          <w:rPr>
            <w:noProof/>
            <w:webHidden/>
          </w:rPr>
        </w:r>
        <w:r>
          <w:rPr>
            <w:noProof/>
            <w:webHidden/>
          </w:rPr>
          <w:fldChar w:fldCharType="separate"/>
        </w:r>
        <w:r w:rsidR="007C552A">
          <w:rPr>
            <w:noProof/>
            <w:webHidden/>
          </w:rPr>
          <w:t>11</w:t>
        </w:r>
        <w:r>
          <w:rPr>
            <w:noProof/>
            <w:webHidden/>
          </w:rPr>
          <w:fldChar w:fldCharType="end"/>
        </w:r>
      </w:hyperlink>
    </w:p>
    <w:p w:rsidR="009968DE" w:rsidRDefault="009968DE">
      <w:pPr>
        <w:pStyle w:val="Sumrio3"/>
        <w:tabs>
          <w:tab w:val="left" w:pos="1200"/>
          <w:tab w:val="right" w:leader="dot" w:pos="8494"/>
        </w:tabs>
        <w:rPr>
          <w:rFonts w:eastAsiaTheme="minorEastAsia" w:cstheme="minorBidi"/>
          <w:noProof/>
          <w:sz w:val="22"/>
          <w:szCs w:val="22"/>
          <w:lang w:eastAsia="pt-BR"/>
        </w:rPr>
      </w:pPr>
      <w:hyperlink w:anchor="_Toc311537971" w:history="1">
        <w:r w:rsidRPr="00F752D1">
          <w:rPr>
            <w:rStyle w:val="Hyperlink"/>
            <w:noProof/>
          </w:rPr>
          <w:t>2.2.3</w:t>
        </w:r>
        <w:r>
          <w:rPr>
            <w:rFonts w:eastAsiaTheme="minorEastAsia" w:cstheme="minorBidi"/>
            <w:noProof/>
            <w:sz w:val="22"/>
            <w:szCs w:val="22"/>
            <w:lang w:eastAsia="pt-BR"/>
          </w:rPr>
          <w:tab/>
        </w:r>
        <w:r w:rsidRPr="00F752D1">
          <w:rPr>
            <w:rStyle w:val="Hyperlink"/>
            <w:noProof/>
          </w:rPr>
          <w:t>Random Subspace</w:t>
        </w:r>
        <w:r>
          <w:rPr>
            <w:noProof/>
            <w:webHidden/>
          </w:rPr>
          <w:tab/>
        </w:r>
        <w:r>
          <w:rPr>
            <w:noProof/>
            <w:webHidden/>
          </w:rPr>
          <w:fldChar w:fldCharType="begin"/>
        </w:r>
        <w:r>
          <w:rPr>
            <w:noProof/>
            <w:webHidden/>
          </w:rPr>
          <w:instrText xml:space="preserve"> PAGEREF _Toc311537971 \h </w:instrText>
        </w:r>
        <w:r>
          <w:rPr>
            <w:noProof/>
            <w:webHidden/>
          </w:rPr>
        </w:r>
        <w:r>
          <w:rPr>
            <w:noProof/>
            <w:webHidden/>
          </w:rPr>
          <w:fldChar w:fldCharType="separate"/>
        </w:r>
        <w:r w:rsidR="007C552A">
          <w:rPr>
            <w:noProof/>
            <w:webHidden/>
          </w:rPr>
          <w:t>12</w:t>
        </w:r>
        <w:r>
          <w:rPr>
            <w:noProof/>
            <w:webHidden/>
          </w:rPr>
          <w:fldChar w:fldCharType="end"/>
        </w:r>
      </w:hyperlink>
    </w:p>
    <w:p w:rsidR="009968DE" w:rsidRDefault="009968DE">
      <w:pPr>
        <w:pStyle w:val="Sumrio2"/>
        <w:tabs>
          <w:tab w:val="left" w:pos="960"/>
          <w:tab w:val="right" w:leader="dot" w:pos="8494"/>
        </w:tabs>
        <w:rPr>
          <w:rFonts w:eastAsiaTheme="minorEastAsia" w:cstheme="minorBidi"/>
          <w:iCs w:val="0"/>
          <w:noProof/>
          <w:sz w:val="22"/>
          <w:szCs w:val="22"/>
          <w:lang w:eastAsia="pt-BR"/>
        </w:rPr>
      </w:pPr>
      <w:hyperlink w:anchor="_Toc311537972" w:history="1">
        <w:r w:rsidRPr="00F752D1">
          <w:rPr>
            <w:rStyle w:val="Hyperlink"/>
            <w:noProof/>
          </w:rPr>
          <w:t>2.3</w:t>
        </w:r>
        <w:r>
          <w:rPr>
            <w:rFonts w:eastAsiaTheme="minorEastAsia" w:cstheme="minorBidi"/>
            <w:iCs w:val="0"/>
            <w:noProof/>
            <w:sz w:val="22"/>
            <w:szCs w:val="22"/>
            <w:lang w:eastAsia="pt-BR"/>
          </w:rPr>
          <w:tab/>
        </w:r>
        <w:r w:rsidRPr="00F752D1">
          <w:rPr>
            <w:rStyle w:val="Hyperlink"/>
            <w:noProof/>
          </w:rPr>
          <w:t>Seleção DCS e DES</w:t>
        </w:r>
        <w:r>
          <w:rPr>
            <w:noProof/>
            <w:webHidden/>
          </w:rPr>
          <w:tab/>
        </w:r>
        <w:r>
          <w:rPr>
            <w:noProof/>
            <w:webHidden/>
          </w:rPr>
          <w:fldChar w:fldCharType="begin"/>
        </w:r>
        <w:r>
          <w:rPr>
            <w:noProof/>
            <w:webHidden/>
          </w:rPr>
          <w:instrText xml:space="preserve"> PAGEREF _Toc311537972 \h </w:instrText>
        </w:r>
        <w:r>
          <w:rPr>
            <w:noProof/>
            <w:webHidden/>
          </w:rPr>
        </w:r>
        <w:r>
          <w:rPr>
            <w:noProof/>
            <w:webHidden/>
          </w:rPr>
          <w:fldChar w:fldCharType="separate"/>
        </w:r>
        <w:r w:rsidR="007C552A">
          <w:rPr>
            <w:noProof/>
            <w:webHidden/>
          </w:rPr>
          <w:t>13</w:t>
        </w:r>
        <w:r>
          <w:rPr>
            <w:noProof/>
            <w:webHidden/>
          </w:rPr>
          <w:fldChar w:fldCharType="end"/>
        </w:r>
      </w:hyperlink>
    </w:p>
    <w:p w:rsidR="009968DE" w:rsidRDefault="009968DE">
      <w:pPr>
        <w:pStyle w:val="Sumrio3"/>
        <w:tabs>
          <w:tab w:val="left" w:pos="1200"/>
          <w:tab w:val="right" w:leader="dot" w:pos="8494"/>
        </w:tabs>
        <w:rPr>
          <w:rFonts w:eastAsiaTheme="minorEastAsia" w:cstheme="minorBidi"/>
          <w:noProof/>
          <w:sz w:val="22"/>
          <w:szCs w:val="22"/>
          <w:lang w:eastAsia="pt-BR"/>
        </w:rPr>
      </w:pPr>
      <w:hyperlink w:anchor="_Toc311537973" w:history="1">
        <w:r w:rsidRPr="00F752D1">
          <w:rPr>
            <w:rStyle w:val="Hyperlink"/>
            <w:noProof/>
          </w:rPr>
          <w:t>2.3.1</w:t>
        </w:r>
        <w:r>
          <w:rPr>
            <w:rFonts w:eastAsiaTheme="minorEastAsia" w:cstheme="minorBidi"/>
            <w:noProof/>
            <w:sz w:val="22"/>
            <w:szCs w:val="22"/>
            <w:lang w:eastAsia="pt-BR"/>
          </w:rPr>
          <w:tab/>
        </w:r>
        <w:r w:rsidRPr="00F752D1">
          <w:rPr>
            <w:rStyle w:val="Hyperlink"/>
            <w:noProof/>
          </w:rPr>
          <w:t>DCS-LA</w:t>
        </w:r>
        <w:r>
          <w:rPr>
            <w:noProof/>
            <w:webHidden/>
          </w:rPr>
          <w:tab/>
        </w:r>
        <w:r>
          <w:rPr>
            <w:noProof/>
            <w:webHidden/>
          </w:rPr>
          <w:fldChar w:fldCharType="begin"/>
        </w:r>
        <w:r>
          <w:rPr>
            <w:noProof/>
            <w:webHidden/>
          </w:rPr>
          <w:instrText xml:space="preserve"> PAGEREF _Toc311537973 \h </w:instrText>
        </w:r>
        <w:r>
          <w:rPr>
            <w:noProof/>
            <w:webHidden/>
          </w:rPr>
        </w:r>
        <w:r>
          <w:rPr>
            <w:noProof/>
            <w:webHidden/>
          </w:rPr>
          <w:fldChar w:fldCharType="separate"/>
        </w:r>
        <w:r w:rsidR="007C552A">
          <w:rPr>
            <w:noProof/>
            <w:webHidden/>
          </w:rPr>
          <w:t>14</w:t>
        </w:r>
        <w:r>
          <w:rPr>
            <w:noProof/>
            <w:webHidden/>
          </w:rPr>
          <w:fldChar w:fldCharType="end"/>
        </w:r>
      </w:hyperlink>
    </w:p>
    <w:p w:rsidR="009968DE" w:rsidRDefault="009968DE">
      <w:pPr>
        <w:pStyle w:val="Sumrio4"/>
        <w:tabs>
          <w:tab w:val="left" w:pos="1680"/>
          <w:tab w:val="right" w:leader="dot" w:pos="8494"/>
        </w:tabs>
        <w:rPr>
          <w:rFonts w:eastAsiaTheme="minorEastAsia" w:cstheme="minorBidi"/>
          <w:noProof/>
          <w:sz w:val="22"/>
          <w:szCs w:val="22"/>
          <w:lang w:eastAsia="pt-BR"/>
        </w:rPr>
      </w:pPr>
      <w:hyperlink w:anchor="_Toc311537974" w:history="1">
        <w:r w:rsidRPr="00F752D1">
          <w:rPr>
            <w:rStyle w:val="Hyperlink"/>
            <w:noProof/>
          </w:rPr>
          <w:t>2.3.1.1</w:t>
        </w:r>
        <w:r>
          <w:rPr>
            <w:rFonts w:eastAsiaTheme="minorEastAsia" w:cstheme="minorBidi"/>
            <w:noProof/>
            <w:sz w:val="22"/>
            <w:szCs w:val="22"/>
            <w:lang w:eastAsia="pt-BR"/>
          </w:rPr>
          <w:tab/>
        </w:r>
        <w:r w:rsidRPr="00F752D1">
          <w:rPr>
            <w:rStyle w:val="Hyperlink"/>
            <w:noProof/>
          </w:rPr>
          <w:t>OLA</w:t>
        </w:r>
        <w:r>
          <w:rPr>
            <w:noProof/>
            <w:webHidden/>
          </w:rPr>
          <w:tab/>
        </w:r>
        <w:r>
          <w:rPr>
            <w:noProof/>
            <w:webHidden/>
          </w:rPr>
          <w:fldChar w:fldCharType="begin"/>
        </w:r>
        <w:r>
          <w:rPr>
            <w:noProof/>
            <w:webHidden/>
          </w:rPr>
          <w:instrText xml:space="preserve"> PAGEREF _Toc311537974 \h </w:instrText>
        </w:r>
        <w:r>
          <w:rPr>
            <w:noProof/>
            <w:webHidden/>
          </w:rPr>
        </w:r>
        <w:r>
          <w:rPr>
            <w:noProof/>
            <w:webHidden/>
          </w:rPr>
          <w:fldChar w:fldCharType="separate"/>
        </w:r>
        <w:r w:rsidR="007C552A">
          <w:rPr>
            <w:noProof/>
            <w:webHidden/>
          </w:rPr>
          <w:t>15</w:t>
        </w:r>
        <w:r>
          <w:rPr>
            <w:noProof/>
            <w:webHidden/>
          </w:rPr>
          <w:fldChar w:fldCharType="end"/>
        </w:r>
      </w:hyperlink>
    </w:p>
    <w:p w:rsidR="009968DE" w:rsidRDefault="009968DE">
      <w:pPr>
        <w:pStyle w:val="Sumrio4"/>
        <w:tabs>
          <w:tab w:val="left" w:pos="1680"/>
          <w:tab w:val="right" w:leader="dot" w:pos="8494"/>
        </w:tabs>
        <w:rPr>
          <w:rFonts w:eastAsiaTheme="minorEastAsia" w:cstheme="minorBidi"/>
          <w:noProof/>
          <w:sz w:val="22"/>
          <w:szCs w:val="22"/>
          <w:lang w:eastAsia="pt-BR"/>
        </w:rPr>
      </w:pPr>
      <w:hyperlink w:anchor="_Toc311537975" w:history="1">
        <w:r w:rsidRPr="00F752D1">
          <w:rPr>
            <w:rStyle w:val="Hyperlink"/>
            <w:noProof/>
          </w:rPr>
          <w:t>2.3.1.2</w:t>
        </w:r>
        <w:r>
          <w:rPr>
            <w:rFonts w:eastAsiaTheme="minorEastAsia" w:cstheme="minorBidi"/>
            <w:noProof/>
            <w:sz w:val="22"/>
            <w:szCs w:val="22"/>
            <w:lang w:eastAsia="pt-BR"/>
          </w:rPr>
          <w:tab/>
        </w:r>
        <w:r w:rsidRPr="00F752D1">
          <w:rPr>
            <w:rStyle w:val="Hyperlink"/>
            <w:noProof/>
          </w:rPr>
          <w:t>LCA</w:t>
        </w:r>
        <w:r>
          <w:rPr>
            <w:noProof/>
            <w:webHidden/>
          </w:rPr>
          <w:tab/>
        </w:r>
        <w:r>
          <w:rPr>
            <w:noProof/>
            <w:webHidden/>
          </w:rPr>
          <w:fldChar w:fldCharType="begin"/>
        </w:r>
        <w:r>
          <w:rPr>
            <w:noProof/>
            <w:webHidden/>
          </w:rPr>
          <w:instrText xml:space="preserve"> PAGEREF _Toc311537975 \h </w:instrText>
        </w:r>
        <w:r>
          <w:rPr>
            <w:noProof/>
            <w:webHidden/>
          </w:rPr>
        </w:r>
        <w:r>
          <w:rPr>
            <w:noProof/>
            <w:webHidden/>
          </w:rPr>
          <w:fldChar w:fldCharType="separate"/>
        </w:r>
        <w:r w:rsidR="007C552A">
          <w:rPr>
            <w:noProof/>
            <w:webHidden/>
          </w:rPr>
          <w:t>15</w:t>
        </w:r>
        <w:r>
          <w:rPr>
            <w:noProof/>
            <w:webHidden/>
          </w:rPr>
          <w:fldChar w:fldCharType="end"/>
        </w:r>
      </w:hyperlink>
    </w:p>
    <w:p w:rsidR="009968DE" w:rsidRDefault="009968DE">
      <w:pPr>
        <w:pStyle w:val="Sumrio3"/>
        <w:tabs>
          <w:tab w:val="left" w:pos="1200"/>
          <w:tab w:val="right" w:leader="dot" w:pos="8494"/>
        </w:tabs>
        <w:rPr>
          <w:rFonts w:eastAsiaTheme="minorEastAsia" w:cstheme="minorBidi"/>
          <w:noProof/>
          <w:sz w:val="22"/>
          <w:szCs w:val="22"/>
          <w:lang w:eastAsia="pt-BR"/>
        </w:rPr>
      </w:pPr>
      <w:hyperlink w:anchor="_Toc311537976" w:history="1">
        <w:r w:rsidRPr="00F752D1">
          <w:rPr>
            <w:rStyle w:val="Hyperlink"/>
            <w:noProof/>
          </w:rPr>
          <w:t>2.3.2</w:t>
        </w:r>
        <w:r>
          <w:rPr>
            <w:rFonts w:eastAsiaTheme="minorEastAsia" w:cstheme="minorBidi"/>
            <w:noProof/>
            <w:sz w:val="22"/>
            <w:szCs w:val="22"/>
            <w:lang w:eastAsia="pt-BR"/>
          </w:rPr>
          <w:tab/>
        </w:r>
        <w:r w:rsidRPr="00F752D1">
          <w:rPr>
            <w:rStyle w:val="Hyperlink"/>
            <w:noProof/>
          </w:rPr>
          <w:t>KNORA</w:t>
        </w:r>
        <w:r>
          <w:rPr>
            <w:noProof/>
            <w:webHidden/>
          </w:rPr>
          <w:tab/>
        </w:r>
        <w:r>
          <w:rPr>
            <w:noProof/>
            <w:webHidden/>
          </w:rPr>
          <w:fldChar w:fldCharType="begin"/>
        </w:r>
        <w:r>
          <w:rPr>
            <w:noProof/>
            <w:webHidden/>
          </w:rPr>
          <w:instrText xml:space="preserve"> PAGEREF _Toc311537976 \h </w:instrText>
        </w:r>
        <w:r>
          <w:rPr>
            <w:noProof/>
            <w:webHidden/>
          </w:rPr>
        </w:r>
        <w:r>
          <w:rPr>
            <w:noProof/>
            <w:webHidden/>
          </w:rPr>
          <w:fldChar w:fldCharType="separate"/>
        </w:r>
        <w:r w:rsidR="007C552A">
          <w:rPr>
            <w:noProof/>
            <w:webHidden/>
          </w:rPr>
          <w:t>16</w:t>
        </w:r>
        <w:r>
          <w:rPr>
            <w:noProof/>
            <w:webHidden/>
          </w:rPr>
          <w:fldChar w:fldCharType="end"/>
        </w:r>
      </w:hyperlink>
    </w:p>
    <w:p w:rsidR="009968DE" w:rsidRDefault="009968DE">
      <w:pPr>
        <w:pStyle w:val="Sumrio4"/>
        <w:tabs>
          <w:tab w:val="left" w:pos="1680"/>
          <w:tab w:val="right" w:leader="dot" w:pos="8494"/>
        </w:tabs>
        <w:rPr>
          <w:rFonts w:eastAsiaTheme="minorEastAsia" w:cstheme="minorBidi"/>
          <w:noProof/>
          <w:sz w:val="22"/>
          <w:szCs w:val="22"/>
          <w:lang w:eastAsia="pt-BR"/>
        </w:rPr>
      </w:pPr>
      <w:hyperlink w:anchor="_Toc311537977" w:history="1">
        <w:r w:rsidRPr="00F752D1">
          <w:rPr>
            <w:rStyle w:val="Hyperlink"/>
            <w:noProof/>
          </w:rPr>
          <w:t>2.3.2.1</w:t>
        </w:r>
        <w:r>
          <w:rPr>
            <w:rFonts w:eastAsiaTheme="minorEastAsia" w:cstheme="minorBidi"/>
            <w:noProof/>
            <w:sz w:val="22"/>
            <w:szCs w:val="22"/>
            <w:lang w:eastAsia="pt-BR"/>
          </w:rPr>
          <w:tab/>
        </w:r>
        <w:r w:rsidRPr="00F752D1">
          <w:rPr>
            <w:rStyle w:val="Hyperlink"/>
            <w:noProof/>
          </w:rPr>
          <w:t>KNORA-Eliminate</w:t>
        </w:r>
        <w:r>
          <w:rPr>
            <w:noProof/>
            <w:webHidden/>
          </w:rPr>
          <w:tab/>
        </w:r>
        <w:r>
          <w:rPr>
            <w:noProof/>
            <w:webHidden/>
          </w:rPr>
          <w:fldChar w:fldCharType="begin"/>
        </w:r>
        <w:r>
          <w:rPr>
            <w:noProof/>
            <w:webHidden/>
          </w:rPr>
          <w:instrText xml:space="preserve"> PAGEREF _Toc311537977 \h </w:instrText>
        </w:r>
        <w:r>
          <w:rPr>
            <w:noProof/>
            <w:webHidden/>
          </w:rPr>
        </w:r>
        <w:r>
          <w:rPr>
            <w:noProof/>
            <w:webHidden/>
          </w:rPr>
          <w:fldChar w:fldCharType="separate"/>
        </w:r>
        <w:r w:rsidR="007C552A">
          <w:rPr>
            <w:noProof/>
            <w:webHidden/>
          </w:rPr>
          <w:t>17</w:t>
        </w:r>
        <w:r>
          <w:rPr>
            <w:noProof/>
            <w:webHidden/>
          </w:rPr>
          <w:fldChar w:fldCharType="end"/>
        </w:r>
      </w:hyperlink>
    </w:p>
    <w:p w:rsidR="009968DE" w:rsidRDefault="009968DE">
      <w:pPr>
        <w:pStyle w:val="Sumrio4"/>
        <w:tabs>
          <w:tab w:val="left" w:pos="1680"/>
          <w:tab w:val="right" w:leader="dot" w:pos="8494"/>
        </w:tabs>
        <w:rPr>
          <w:rFonts w:eastAsiaTheme="minorEastAsia" w:cstheme="minorBidi"/>
          <w:noProof/>
          <w:sz w:val="22"/>
          <w:szCs w:val="22"/>
          <w:lang w:eastAsia="pt-BR"/>
        </w:rPr>
      </w:pPr>
      <w:hyperlink w:anchor="_Toc311537978" w:history="1">
        <w:r w:rsidRPr="00F752D1">
          <w:rPr>
            <w:rStyle w:val="Hyperlink"/>
            <w:noProof/>
          </w:rPr>
          <w:t>2.3.2.2</w:t>
        </w:r>
        <w:r>
          <w:rPr>
            <w:rFonts w:eastAsiaTheme="minorEastAsia" w:cstheme="minorBidi"/>
            <w:noProof/>
            <w:sz w:val="22"/>
            <w:szCs w:val="22"/>
            <w:lang w:eastAsia="pt-BR"/>
          </w:rPr>
          <w:tab/>
        </w:r>
        <w:r w:rsidRPr="00F752D1">
          <w:rPr>
            <w:rStyle w:val="Hyperlink"/>
            <w:noProof/>
          </w:rPr>
          <w:t>KNORA-Union</w:t>
        </w:r>
        <w:r>
          <w:rPr>
            <w:noProof/>
            <w:webHidden/>
          </w:rPr>
          <w:tab/>
        </w:r>
        <w:r>
          <w:rPr>
            <w:noProof/>
            <w:webHidden/>
          </w:rPr>
          <w:fldChar w:fldCharType="begin"/>
        </w:r>
        <w:r>
          <w:rPr>
            <w:noProof/>
            <w:webHidden/>
          </w:rPr>
          <w:instrText xml:space="preserve"> PAGEREF _Toc311537978 \h </w:instrText>
        </w:r>
        <w:r>
          <w:rPr>
            <w:noProof/>
            <w:webHidden/>
          </w:rPr>
        </w:r>
        <w:r>
          <w:rPr>
            <w:noProof/>
            <w:webHidden/>
          </w:rPr>
          <w:fldChar w:fldCharType="separate"/>
        </w:r>
        <w:r w:rsidR="007C552A">
          <w:rPr>
            <w:noProof/>
            <w:webHidden/>
          </w:rPr>
          <w:t>17</w:t>
        </w:r>
        <w:r>
          <w:rPr>
            <w:noProof/>
            <w:webHidden/>
          </w:rPr>
          <w:fldChar w:fldCharType="end"/>
        </w:r>
      </w:hyperlink>
    </w:p>
    <w:p w:rsidR="009968DE" w:rsidRDefault="009968DE">
      <w:pPr>
        <w:pStyle w:val="Sumrio4"/>
        <w:tabs>
          <w:tab w:val="left" w:pos="1680"/>
          <w:tab w:val="right" w:leader="dot" w:pos="8494"/>
        </w:tabs>
        <w:rPr>
          <w:rFonts w:eastAsiaTheme="minorEastAsia" w:cstheme="minorBidi"/>
          <w:noProof/>
          <w:sz w:val="22"/>
          <w:szCs w:val="22"/>
          <w:lang w:eastAsia="pt-BR"/>
        </w:rPr>
      </w:pPr>
      <w:hyperlink w:anchor="_Toc311537979" w:history="1">
        <w:r w:rsidRPr="00F752D1">
          <w:rPr>
            <w:rStyle w:val="Hyperlink"/>
            <w:noProof/>
          </w:rPr>
          <w:t>2.3.2.3</w:t>
        </w:r>
        <w:r>
          <w:rPr>
            <w:rFonts w:eastAsiaTheme="minorEastAsia" w:cstheme="minorBidi"/>
            <w:noProof/>
            <w:sz w:val="22"/>
            <w:szCs w:val="22"/>
            <w:lang w:eastAsia="pt-BR"/>
          </w:rPr>
          <w:tab/>
        </w:r>
        <w:r w:rsidRPr="00F752D1">
          <w:rPr>
            <w:rStyle w:val="Hyperlink"/>
            <w:noProof/>
          </w:rPr>
          <w:t>KNORA-Eliminate-W</w:t>
        </w:r>
        <w:r>
          <w:rPr>
            <w:noProof/>
            <w:webHidden/>
          </w:rPr>
          <w:tab/>
        </w:r>
        <w:r>
          <w:rPr>
            <w:noProof/>
            <w:webHidden/>
          </w:rPr>
          <w:fldChar w:fldCharType="begin"/>
        </w:r>
        <w:r>
          <w:rPr>
            <w:noProof/>
            <w:webHidden/>
          </w:rPr>
          <w:instrText xml:space="preserve"> PAGEREF _Toc311537979 \h </w:instrText>
        </w:r>
        <w:r>
          <w:rPr>
            <w:noProof/>
            <w:webHidden/>
          </w:rPr>
        </w:r>
        <w:r>
          <w:rPr>
            <w:noProof/>
            <w:webHidden/>
          </w:rPr>
          <w:fldChar w:fldCharType="separate"/>
        </w:r>
        <w:r w:rsidR="007C552A">
          <w:rPr>
            <w:noProof/>
            <w:webHidden/>
          </w:rPr>
          <w:t>18</w:t>
        </w:r>
        <w:r>
          <w:rPr>
            <w:noProof/>
            <w:webHidden/>
          </w:rPr>
          <w:fldChar w:fldCharType="end"/>
        </w:r>
      </w:hyperlink>
    </w:p>
    <w:p w:rsidR="009968DE" w:rsidRDefault="009968DE">
      <w:pPr>
        <w:pStyle w:val="Sumrio4"/>
        <w:tabs>
          <w:tab w:val="left" w:pos="1680"/>
          <w:tab w:val="right" w:leader="dot" w:pos="8494"/>
        </w:tabs>
        <w:rPr>
          <w:rFonts w:eastAsiaTheme="minorEastAsia" w:cstheme="minorBidi"/>
          <w:noProof/>
          <w:sz w:val="22"/>
          <w:szCs w:val="22"/>
          <w:lang w:eastAsia="pt-BR"/>
        </w:rPr>
      </w:pPr>
      <w:hyperlink w:anchor="_Toc311537980" w:history="1">
        <w:r w:rsidRPr="00F752D1">
          <w:rPr>
            <w:rStyle w:val="Hyperlink"/>
            <w:noProof/>
          </w:rPr>
          <w:t>2.3.2.4</w:t>
        </w:r>
        <w:r>
          <w:rPr>
            <w:rFonts w:eastAsiaTheme="minorEastAsia" w:cstheme="minorBidi"/>
            <w:noProof/>
            <w:sz w:val="22"/>
            <w:szCs w:val="22"/>
            <w:lang w:eastAsia="pt-BR"/>
          </w:rPr>
          <w:tab/>
        </w:r>
        <w:r w:rsidRPr="00F752D1">
          <w:rPr>
            <w:rStyle w:val="Hyperlink"/>
            <w:noProof/>
          </w:rPr>
          <w:t>KNORA-Union-W</w:t>
        </w:r>
        <w:r>
          <w:rPr>
            <w:noProof/>
            <w:webHidden/>
          </w:rPr>
          <w:tab/>
        </w:r>
        <w:r>
          <w:rPr>
            <w:noProof/>
            <w:webHidden/>
          </w:rPr>
          <w:fldChar w:fldCharType="begin"/>
        </w:r>
        <w:r>
          <w:rPr>
            <w:noProof/>
            <w:webHidden/>
          </w:rPr>
          <w:instrText xml:space="preserve"> PAGEREF _Toc311537980 \h </w:instrText>
        </w:r>
        <w:r>
          <w:rPr>
            <w:noProof/>
            <w:webHidden/>
          </w:rPr>
        </w:r>
        <w:r>
          <w:rPr>
            <w:noProof/>
            <w:webHidden/>
          </w:rPr>
          <w:fldChar w:fldCharType="separate"/>
        </w:r>
        <w:r w:rsidR="007C552A">
          <w:rPr>
            <w:noProof/>
            <w:webHidden/>
          </w:rPr>
          <w:t>18</w:t>
        </w:r>
        <w:r>
          <w:rPr>
            <w:noProof/>
            <w:webHidden/>
          </w:rPr>
          <w:fldChar w:fldCharType="end"/>
        </w:r>
      </w:hyperlink>
    </w:p>
    <w:p w:rsidR="009968DE" w:rsidRDefault="009968DE">
      <w:pPr>
        <w:pStyle w:val="Sumrio2"/>
        <w:tabs>
          <w:tab w:val="left" w:pos="960"/>
          <w:tab w:val="right" w:leader="dot" w:pos="8494"/>
        </w:tabs>
        <w:rPr>
          <w:rFonts w:eastAsiaTheme="minorEastAsia" w:cstheme="minorBidi"/>
          <w:iCs w:val="0"/>
          <w:noProof/>
          <w:sz w:val="22"/>
          <w:szCs w:val="22"/>
          <w:lang w:eastAsia="pt-BR"/>
        </w:rPr>
      </w:pPr>
      <w:hyperlink w:anchor="_Toc311537981" w:history="1">
        <w:r w:rsidRPr="00F752D1">
          <w:rPr>
            <w:rStyle w:val="Hyperlink"/>
            <w:noProof/>
          </w:rPr>
          <w:t>2.4</w:t>
        </w:r>
        <w:r>
          <w:rPr>
            <w:rFonts w:eastAsiaTheme="minorEastAsia" w:cstheme="minorBidi"/>
            <w:iCs w:val="0"/>
            <w:noProof/>
            <w:sz w:val="22"/>
            <w:szCs w:val="22"/>
            <w:lang w:eastAsia="pt-BR"/>
          </w:rPr>
          <w:tab/>
        </w:r>
        <w:r w:rsidRPr="00F752D1">
          <w:rPr>
            <w:rStyle w:val="Hyperlink"/>
            <w:noProof/>
          </w:rPr>
          <w:t>Combinação de Decisões</w:t>
        </w:r>
        <w:r>
          <w:rPr>
            <w:noProof/>
            <w:webHidden/>
          </w:rPr>
          <w:tab/>
        </w:r>
        <w:r>
          <w:rPr>
            <w:noProof/>
            <w:webHidden/>
          </w:rPr>
          <w:fldChar w:fldCharType="begin"/>
        </w:r>
        <w:r>
          <w:rPr>
            <w:noProof/>
            <w:webHidden/>
          </w:rPr>
          <w:instrText xml:space="preserve"> PAGEREF _Toc311537981 \h </w:instrText>
        </w:r>
        <w:r>
          <w:rPr>
            <w:noProof/>
            <w:webHidden/>
          </w:rPr>
        </w:r>
        <w:r>
          <w:rPr>
            <w:noProof/>
            <w:webHidden/>
          </w:rPr>
          <w:fldChar w:fldCharType="separate"/>
        </w:r>
        <w:r w:rsidR="007C552A">
          <w:rPr>
            <w:noProof/>
            <w:webHidden/>
          </w:rPr>
          <w:t>18</w:t>
        </w:r>
        <w:r>
          <w:rPr>
            <w:noProof/>
            <w:webHidden/>
          </w:rPr>
          <w:fldChar w:fldCharType="end"/>
        </w:r>
      </w:hyperlink>
    </w:p>
    <w:p w:rsidR="009968DE" w:rsidRDefault="009968DE">
      <w:pPr>
        <w:pStyle w:val="Sumrio3"/>
        <w:tabs>
          <w:tab w:val="left" w:pos="1200"/>
          <w:tab w:val="right" w:leader="dot" w:pos="8494"/>
        </w:tabs>
        <w:rPr>
          <w:rFonts w:eastAsiaTheme="minorEastAsia" w:cstheme="minorBidi"/>
          <w:noProof/>
          <w:sz w:val="22"/>
          <w:szCs w:val="22"/>
          <w:lang w:eastAsia="pt-BR"/>
        </w:rPr>
      </w:pPr>
      <w:hyperlink w:anchor="_Toc311537982" w:history="1">
        <w:r w:rsidRPr="00F752D1">
          <w:rPr>
            <w:rStyle w:val="Hyperlink"/>
            <w:noProof/>
          </w:rPr>
          <w:t>2.4.1</w:t>
        </w:r>
        <w:r>
          <w:rPr>
            <w:rFonts w:eastAsiaTheme="minorEastAsia" w:cstheme="minorBidi"/>
            <w:noProof/>
            <w:sz w:val="22"/>
            <w:szCs w:val="22"/>
            <w:lang w:eastAsia="pt-BR"/>
          </w:rPr>
          <w:tab/>
        </w:r>
        <w:r w:rsidRPr="00F752D1">
          <w:rPr>
            <w:rStyle w:val="Hyperlink"/>
            <w:noProof/>
          </w:rPr>
          <w:t>Votação Majoritária</w:t>
        </w:r>
        <w:r>
          <w:rPr>
            <w:noProof/>
            <w:webHidden/>
          </w:rPr>
          <w:tab/>
        </w:r>
        <w:r>
          <w:rPr>
            <w:noProof/>
            <w:webHidden/>
          </w:rPr>
          <w:fldChar w:fldCharType="begin"/>
        </w:r>
        <w:r>
          <w:rPr>
            <w:noProof/>
            <w:webHidden/>
          </w:rPr>
          <w:instrText xml:space="preserve"> PAGEREF _Toc311537982 \h </w:instrText>
        </w:r>
        <w:r>
          <w:rPr>
            <w:noProof/>
            <w:webHidden/>
          </w:rPr>
        </w:r>
        <w:r>
          <w:rPr>
            <w:noProof/>
            <w:webHidden/>
          </w:rPr>
          <w:fldChar w:fldCharType="separate"/>
        </w:r>
        <w:r w:rsidR="007C552A">
          <w:rPr>
            <w:noProof/>
            <w:webHidden/>
          </w:rPr>
          <w:t>19</w:t>
        </w:r>
        <w:r>
          <w:rPr>
            <w:noProof/>
            <w:webHidden/>
          </w:rPr>
          <w:fldChar w:fldCharType="end"/>
        </w:r>
      </w:hyperlink>
    </w:p>
    <w:p w:rsidR="009968DE" w:rsidRDefault="009968DE">
      <w:pPr>
        <w:pStyle w:val="Sumrio3"/>
        <w:tabs>
          <w:tab w:val="left" w:pos="1200"/>
          <w:tab w:val="right" w:leader="dot" w:pos="8494"/>
        </w:tabs>
        <w:rPr>
          <w:rFonts w:eastAsiaTheme="minorEastAsia" w:cstheme="minorBidi"/>
          <w:noProof/>
          <w:sz w:val="22"/>
          <w:szCs w:val="22"/>
          <w:lang w:eastAsia="pt-BR"/>
        </w:rPr>
      </w:pPr>
      <w:hyperlink w:anchor="_Toc311537983" w:history="1">
        <w:r w:rsidRPr="00F752D1">
          <w:rPr>
            <w:rStyle w:val="Hyperlink"/>
            <w:noProof/>
          </w:rPr>
          <w:t>2.4.2</w:t>
        </w:r>
        <w:r>
          <w:rPr>
            <w:rFonts w:eastAsiaTheme="minorEastAsia" w:cstheme="minorBidi"/>
            <w:noProof/>
            <w:sz w:val="22"/>
            <w:szCs w:val="22"/>
            <w:lang w:eastAsia="pt-BR"/>
          </w:rPr>
          <w:tab/>
        </w:r>
        <w:r w:rsidRPr="00F752D1">
          <w:rPr>
            <w:rStyle w:val="Hyperlink"/>
            <w:noProof/>
          </w:rPr>
          <w:t>Combinadores Algébricos</w:t>
        </w:r>
        <w:r>
          <w:rPr>
            <w:noProof/>
            <w:webHidden/>
          </w:rPr>
          <w:tab/>
        </w:r>
        <w:r>
          <w:rPr>
            <w:noProof/>
            <w:webHidden/>
          </w:rPr>
          <w:fldChar w:fldCharType="begin"/>
        </w:r>
        <w:r>
          <w:rPr>
            <w:noProof/>
            <w:webHidden/>
          </w:rPr>
          <w:instrText xml:space="preserve"> PAGEREF _Toc311537983 \h </w:instrText>
        </w:r>
        <w:r>
          <w:rPr>
            <w:noProof/>
            <w:webHidden/>
          </w:rPr>
        </w:r>
        <w:r>
          <w:rPr>
            <w:noProof/>
            <w:webHidden/>
          </w:rPr>
          <w:fldChar w:fldCharType="separate"/>
        </w:r>
        <w:r w:rsidR="007C552A">
          <w:rPr>
            <w:noProof/>
            <w:webHidden/>
          </w:rPr>
          <w:t>21</w:t>
        </w:r>
        <w:r>
          <w:rPr>
            <w:noProof/>
            <w:webHidden/>
          </w:rPr>
          <w:fldChar w:fldCharType="end"/>
        </w:r>
      </w:hyperlink>
    </w:p>
    <w:p w:rsidR="009968DE" w:rsidRDefault="009968DE">
      <w:pPr>
        <w:pStyle w:val="Sumrio1"/>
        <w:tabs>
          <w:tab w:val="right" w:leader="dot" w:pos="8494"/>
        </w:tabs>
        <w:rPr>
          <w:rFonts w:eastAsiaTheme="minorEastAsia" w:cstheme="minorBidi"/>
          <w:b w:val="0"/>
          <w:bCs w:val="0"/>
          <w:noProof/>
          <w:sz w:val="22"/>
          <w:szCs w:val="22"/>
          <w:lang w:eastAsia="pt-BR"/>
        </w:rPr>
      </w:pPr>
      <w:hyperlink w:anchor="_Toc311537984" w:history="1">
        <w:r w:rsidRPr="00F752D1">
          <w:rPr>
            <w:rStyle w:val="Hyperlink"/>
            <w:noProof/>
          </w:rPr>
          <w:t>O Método</w:t>
        </w:r>
        <w:r>
          <w:rPr>
            <w:noProof/>
            <w:webHidden/>
          </w:rPr>
          <w:tab/>
        </w:r>
        <w:r>
          <w:rPr>
            <w:noProof/>
            <w:webHidden/>
          </w:rPr>
          <w:fldChar w:fldCharType="begin"/>
        </w:r>
        <w:r>
          <w:rPr>
            <w:noProof/>
            <w:webHidden/>
          </w:rPr>
          <w:instrText xml:space="preserve"> PAGEREF _Toc311537984 \h </w:instrText>
        </w:r>
        <w:r>
          <w:rPr>
            <w:noProof/>
            <w:webHidden/>
          </w:rPr>
        </w:r>
        <w:r>
          <w:rPr>
            <w:noProof/>
            <w:webHidden/>
          </w:rPr>
          <w:fldChar w:fldCharType="separate"/>
        </w:r>
        <w:r w:rsidR="007C552A">
          <w:rPr>
            <w:noProof/>
            <w:webHidden/>
          </w:rPr>
          <w:t>25</w:t>
        </w:r>
        <w:r>
          <w:rPr>
            <w:noProof/>
            <w:webHidden/>
          </w:rPr>
          <w:fldChar w:fldCharType="end"/>
        </w:r>
      </w:hyperlink>
    </w:p>
    <w:p w:rsidR="009968DE" w:rsidRDefault="009968DE">
      <w:pPr>
        <w:pStyle w:val="Sumrio2"/>
        <w:tabs>
          <w:tab w:val="left" w:pos="960"/>
          <w:tab w:val="right" w:leader="dot" w:pos="8494"/>
        </w:tabs>
        <w:rPr>
          <w:rFonts w:eastAsiaTheme="minorEastAsia" w:cstheme="minorBidi"/>
          <w:iCs w:val="0"/>
          <w:noProof/>
          <w:sz w:val="22"/>
          <w:szCs w:val="22"/>
          <w:lang w:eastAsia="pt-BR"/>
        </w:rPr>
      </w:pPr>
      <w:hyperlink w:anchor="_Toc311537985" w:history="1">
        <w:r w:rsidRPr="00F752D1">
          <w:rPr>
            <w:rStyle w:val="Hyperlink"/>
            <w:noProof/>
          </w:rPr>
          <w:t>3.1</w:t>
        </w:r>
        <w:r>
          <w:rPr>
            <w:rFonts w:eastAsiaTheme="minorEastAsia" w:cstheme="minorBidi"/>
            <w:iCs w:val="0"/>
            <w:noProof/>
            <w:sz w:val="22"/>
            <w:szCs w:val="22"/>
            <w:lang w:eastAsia="pt-BR"/>
          </w:rPr>
          <w:tab/>
        </w:r>
        <w:r w:rsidRPr="00F752D1">
          <w:rPr>
            <w:rStyle w:val="Hyperlink"/>
            <w:noProof/>
          </w:rPr>
          <w:t>Sistema de seleção dinâmica</w:t>
        </w:r>
        <w:r>
          <w:rPr>
            <w:noProof/>
            <w:webHidden/>
          </w:rPr>
          <w:tab/>
        </w:r>
        <w:r>
          <w:rPr>
            <w:noProof/>
            <w:webHidden/>
          </w:rPr>
          <w:fldChar w:fldCharType="begin"/>
        </w:r>
        <w:r>
          <w:rPr>
            <w:noProof/>
            <w:webHidden/>
          </w:rPr>
          <w:instrText xml:space="preserve"> PAGEREF _Toc311537985 \h </w:instrText>
        </w:r>
        <w:r>
          <w:rPr>
            <w:noProof/>
            <w:webHidden/>
          </w:rPr>
        </w:r>
        <w:r>
          <w:rPr>
            <w:noProof/>
            <w:webHidden/>
          </w:rPr>
          <w:fldChar w:fldCharType="separate"/>
        </w:r>
        <w:r w:rsidR="007C552A">
          <w:rPr>
            <w:noProof/>
            <w:webHidden/>
          </w:rPr>
          <w:t>25</w:t>
        </w:r>
        <w:r>
          <w:rPr>
            <w:noProof/>
            <w:webHidden/>
          </w:rPr>
          <w:fldChar w:fldCharType="end"/>
        </w:r>
      </w:hyperlink>
    </w:p>
    <w:p w:rsidR="009968DE" w:rsidRDefault="009968DE">
      <w:pPr>
        <w:pStyle w:val="Sumrio2"/>
        <w:tabs>
          <w:tab w:val="left" w:pos="960"/>
          <w:tab w:val="right" w:leader="dot" w:pos="8494"/>
        </w:tabs>
        <w:rPr>
          <w:rFonts w:eastAsiaTheme="minorEastAsia" w:cstheme="minorBidi"/>
          <w:iCs w:val="0"/>
          <w:noProof/>
          <w:sz w:val="22"/>
          <w:szCs w:val="22"/>
          <w:lang w:eastAsia="pt-BR"/>
        </w:rPr>
      </w:pPr>
      <w:hyperlink w:anchor="_Toc311537986" w:history="1">
        <w:r w:rsidRPr="00F752D1">
          <w:rPr>
            <w:rStyle w:val="Hyperlink"/>
            <w:noProof/>
          </w:rPr>
          <w:t>3.2</w:t>
        </w:r>
        <w:r>
          <w:rPr>
            <w:rFonts w:eastAsiaTheme="minorEastAsia" w:cstheme="minorBidi"/>
            <w:iCs w:val="0"/>
            <w:noProof/>
            <w:sz w:val="22"/>
            <w:szCs w:val="22"/>
            <w:lang w:eastAsia="pt-BR"/>
          </w:rPr>
          <w:tab/>
        </w:r>
        <w:r w:rsidRPr="00F752D1">
          <w:rPr>
            <w:rStyle w:val="Hyperlink"/>
            <w:noProof/>
          </w:rPr>
          <w:t>Melhorando a qualidade da região de competência</w:t>
        </w:r>
        <w:r>
          <w:rPr>
            <w:noProof/>
            <w:webHidden/>
          </w:rPr>
          <w:tab/>
        </w:r>
        <w:r>
          <w:rPr>
            <w:noProof/>
            <w:webHidden/>
          </w:rPr>
          <w:fldChar w:fldCharType="begin"/>
        </w:r>
        <w:r>
          <w:rPr>
            <w:noProof/>
            <w:webHidden/>
          </w:rPr>
          <w:instrText xml:space="preserve"> PAGEREF _Toc311537986 \h </w:instrText>
        </w:r>
        <w:r>
          <w:rPr>
            <w:noProof/>
            <w:webHidden/>
          </w:rPr>
        </w:r>
        <w:r>
          <w:rPr>
            <w:noProof/>
            <w:webHidden/>
          </w:rPr>
          <w:fldChar w:fldCharType="separate"/>
        </w:r>
        <w:r w:rsidR="007C552A">
          <w:rPr>
            <w:noProof/>
            <w:webHidden/>
          </w:rPr>
          <w:t>27</w:t>
        </w:r>
        <w:r>
          <w:rPr>
            <w:noProof/>
            <w:webHidden/>
          </w:rPr>
          <w:fldChar w:fldCharType="end"/>
        </w:r>
      </w:hyperlink>
    </w:p>
    <w:p w:rsidR="009968DE" w:rsidRDefault="009968DE">
      <w:pPr>
        <w:pStyle w:val="Sumrio3"/>
        <w:tabs>
          <w:tab w:val="left" w:pos="1200"/>
          <w:tab w:val="right" w:leader="dot" w:pos="8494"/>
        </w:tabs>
        <w:rPr>
          <w:rFonts w:eastAsiaTheme="minorEastAsia" w:cstheme="minorBidi"/>
          <w:noProof/>
          <w:sz w:val="22"/>
          <w:szCs w:val="22"/>
          <w:lang w:eastAsia="pt-BR"/>
        </w:rPr>
      </w:pPr>
      <w:hyperlink w:anchor="_Toc311537987" w:history="1">
        <w:r w:rsidRPr="00F752D1">
          <w:rPr>
            <w:rStyle w:val="Hyperlink"/>
            <w:noProof/>
          </w:rPr>
          <w:t>3.2.1</w:t>
        </w:r>
        <w:r>
          <w:rPr>
            <w:rFonts w:eastAsiaTheme="minorEastAsia" w:cstheme="minorBidi"/>
            <w:noProof/>
            <w:sz w:val="22"/>
            <w:szCs w:val="22"/>
            <w:lang w:eastAsia="pt-BR"/>
          </w:rPr>
          <w:tab/>
        </w:r>
        <w:r w:rsidRPr="00F752D1">
          <w:rPr>
            <w:rStyle w:val="Hyperlink"/>
            <w:noProof/>
          </w:rPr>
          <w:t>Análise da influência da região de competência</w:t>
        </w:r>
        <w:r>
          <w:rPr>
            <w:noProof/>
            <w:webHidden/>
          </w:rPr>
          <w:tab/>
        </w:r>
        <w:r>
          <w:rPr>
            <w:noProof/>
            <w:webHidden/>
          </w:rPr>
          <w:fldChar w:fldCharType="begin"/>
        </w:r>
        <w:r>
          <w:rPr>
            <w:noProof/>
            <w:webHidden/>
          </w:rPr>
          <w:instrText xml:space="preserve"> PAGEREF _Toc311537987 \h </w:instrText>
        </w:r>
        <w:r>
          <w:rPr>
            <w:noProof/>
            <w:webHidden/>
          </w:rPr>
        </w:r>
        <w:r>
          <w:rPr>
            <w:noProof/>
            <w:webHidden/>
          </w:rPr>
          <w:fldChar w:fldCharType="separate"/>
        </w:r>
        <w:r w:rsidR="007C552A">
          <w:rPr>
            <w:noProof/>
            <w:webHidden/>
          </w:rPr>
          <w:t>27</w:t>
        </w:r>
        <w:r>
          <w:rPr>
            <w:noProof/>
            <w:webHidden/>
          </w:rPr>
          <w:fldChar w:fldCharType="end"/>
        </w:r>
      </w:hyperlink>
    </w:p>
    <w:p w:rsidR="009968DE" w:rsidRDefault="009968DE">
      <w:pPr>
        <w:pStyle w:val="Sumrio4"/>
        <w:tabs>
          <w:tab w:val="left" w:pos="1680"/>
          <w:tab w:val="right" w:leader="dot" w:pos="8494"/>
        </w:tabs>
        <w:rPr>
          <w:rFonts w:eastAsiaTheme="minorEastAsia" w:cstheme="minorBidi"/>
          <w:noProof/>
          <w:sz w:val="22"/>
          <w:szCs w:val="22"/>
          <w:lang w:eastAsia="pt-BR"/>
        </w:rPr>
      </w:pPr>
      <w:hyperlink w:anchor="_Toc311537988" w:history="1">
        <w:r w:rsidRPr="00F752D1">
          <w:rPr>
            <w:rStyle w:val="Hyperlink"/>
            <w:noProof/>
          </w:rPr>
          <w:t>3.2.1.1</w:t>
        </w:r>
        <w:r>
          <w:rPr>
            <w:rFonts w:eastAsiaTheme="minorEastAsia" w:cstheme="minorBidi"/>
            <w:noProof/>
            <w:sz w:val="22"/>
            <w:szCs w:val="22"/>
            <w:lang w:eastAsia="pt-BR"/>
          </w:rPr>
          <w:tab/>
        </w:r>
        <w:r w:rsidRPr="00F752D1">
          <w:rPr>
            <w:rStyle w:val="Hyperlink"/>
            <w:noProof/>
          </w:rPr>
          <w:t>KNORA-Eliminate</w:t>
        </w:r>
        <w:r>
          <w:rPr>
            <w:noProof/>
            <w:webHidden/>
          </w:rPr>
          <w:tab/>
        </w:r>
        <w:r>
          <w:rPr>
            <w:noProof/>
            <w:webHidden/>
          </w:rPr>
          <w:fldChar w:fldCharType="begin"/>
        </w:r>
        <w:r>
          <w:rPr>
            <w:noProof/>
            <w:webHidden/>
          </w:rPr>
          <w:instrText xml:space="preserve"> PAGEREF _Toc311537988 \h </w:instrText>
        </w:r>
        <w:r>
          <w:rPr>
            <w:noProof/>
            <w:webHidden/>
          </w:rPr>
        </w:r>
        <w:r>
          <w:rPr>
            <w:noProof/>
            <w:webHidden/>
          </w:rPr>
          <w:fldChar w:fldCharType="separate"/>
        </w:r>
        <w:r w:rsidR="007C552A">
          <w:rPr>
            <w:noProof/>
            <w:webHidden/>
          </w:rPr>
          <w:t>27</w:t>
        </w:r>
        <w:r>
          <w:rPr>
            <w:noProof/>
            <w:webHidden/>
          </w:rPr>
          <w:fldChar w:fldCharType="end"/>
        </w:r>
      </w:hyperlink>
    </w:p>
    <w:p w:rsidR="009968DE" w:rsidRDefault="009968DE">
      <w:pPr>
        <w:pStyle w:val="Sumrio4"/>
        <w:tabs>
          <w:tab w:val="left" w:pos="1680"/>
          <w:tab w:val="right" w:leader="dot" w:pos="8494"/>
        </w:tabs>
        <w:rPr>
          <w:rFonts w:eastAsiaTheme="minorEastAsia" w:cstheme="minorBidi"/>
          <w:noProof/>
          <w:sz w:val="22"/>
          <w:szCs w:val="22"/>
          <w:lang w:eastAsia="pt-BR"/>
        </w:rPr>
      </w:pPr>
      <w:hyperlink w:anchor="_Toc311537989" w:history="1">
        <w:r w:rsidRPr="00F752D1">
          <w:rPr>
            <w:rStyle w:val="Hyperlink"/>
            <w:noProof/>
          </w:rPr>
          <w:t>3.2.1.2</w:t>
        </w:r>
        <w:r>
          <w:rPr>
            <w:rFonts w:eastAsiaTheme="minorEastAsia" w:cstheme="minorBidi"/>
            <w:noProof/>
            <w:sz w:val="22"/>
            <w:szCs w:val="22"/>
            <w:lang w:eastAsia="pt-BR"/>
          </w:rPr>
          <w:tab/>
        </w:r>
        <w:r w:rsidRPr="00F752D1">
          <w:rPr>
            <w:rStyle w:val="Hyperlink"/>
            <w:noProof/>
          </w:rPr>
          <w:t>Análise</w:t>
        </w:r>
        <w:r>
          <w:rPr>
            <w:noProof/>
            <w:webHidden/>
          </w:rPr>
          <w:tab/>
        </w:r>
        <w:r>
          <w:rPr>
            <w:noProof/>
            <w:webHidden/>
          </w:rPr>
          <w:fldChar w:fldCharType="begin"/>
        </w:r>
        <w:r>
          <w:rPr>
            <w:noProof/>
            <w:webHidden/>
          </w:rPr>
          <w:instrText xml:space="preserve"> PAGEREF _Toc311537989 \h </w:instrText>
        </w:r>
        <w:r>
          <w:rPr>
            <w:noProof/>
            <w:webHidden/>
          </w:rPr>
        </w:r>
        <w:r>
          <w:rPr>
            <w:noProof/>
            <w:webHidden/>
          </w:rPr>
          <w:fldChar w:fldCharType="separate"/>
        </w:r>
        <w:r w:rsidR="007C552A">
          <w:rPr>
            <w:noProof/>
            <w:webHidden/>
          </w:rPr>
          <w:t>28</w:t>
        </w:r>
        <w:r>
          <w:rPr>
            <w:noProof/>
            <w:webHidden/>
          </w:rPr>
          <w:fldChar w:fldCharType="end"/>
        </w:r>
      </w:hyperlink>
    </w:p>
    <w:p w:rsidR="009968DE" w:rsidRDefault="009968DE">
      <w:pPr>
        <w:pStyle w:val="Sumrio3"/>
        <w:tabs>
          <w:tab w:val="left" w:pos="1200"/>
          <w:tab w:val="right" w:leader="dot" w:pos="8494"/>
        </w:tabs>
        <w:rPr>
          <w:rFonts w:eastAsiaTheme="minorEastAsia" w:cstheme="minorBidi"/>
          <w:noProof/>
          <w:sz w:val="22"/>
          <w:szCs w:val="22"/>
          <w:lang w:eastAsia="pt-BR"/>
        </w:rPr>
      </w:pPr>
      <w:hyperlink w:anchor="_Toc311537990" w:history="1">
        <w:r w:rsidRPr="00F752D1">
          <w:rPr>
            <w:rStyle w:val="Hyperlink"/>
            <w:noProof/>
          </w:rPr>
          <w:t>3.2.2</w:t>
        </w:r>
        <w:r>
          <w:rPr>
            <w:rFonts w:eastAsiaTheme="minorEastAsia" w:cstheme="minorBidi"/>
            <w:noProof/>
            <w:sz w:val="22"/>
            <w:szCs w:val="22"/>
            <w:lang w:eastAsia="pt-BR"/>
          </w:rPr>
          <w:tab/>
        </w:r>
        <w:r w:rsidRPr="00F752D1">
          <w:rPr>
            <w:rStyle w:val="Hyperlink"/>
            <w:noProof/>
          </w:rPr>
          <w:t>A abordagem DES-FA</w:t>
        </w:r>
        <w:r>
          <w:rPr>
            <w:noProof/>
            <w:webHidden/>
          </w:rPr>
          <w:tab/>
        </w:r>
        <w:r>
          <w:rPr>
            <w:noProof/>
            <w:webHidden/>
          </w:rPr>
          <w:fldChar w:fldCharType="begin"/>
        </w:r>
        <w:r>
          <w:rPr>
            <w:noProof/>
            <w:webHidden/>
          </w:rPr>
          <w:instrText xml:space="preserve"> PAGEREF _Toc311537990 \h </w:instrText>
        </w:r>
        <w:r>
          <w:rPr>
            <w:noProof/>
            <w:webHidden/>
          </w:rPr>
        </w:r>
        <w:r>
          <w:rPr>
            <w:noProof/>
            <w:webHidden/>
          </w:rPr>
          <w:fldChar w:fldCharType="separate"/>
        </w:r>
        <w:r w:rsidR="007C552A">
          <w:rPr>
            <w:noProof/>
            <w:webHidden/>
          </w:rPr>
          <w:t>30</w:t>
        </w:r>
        <w:r>
          <w:rPr>
            <w:noProof/>
            <w:webHidden/>
          </w:rPr>
          <w:fldChar w:fldCharType="end"/>
        </w:r>
      </w:hyperlink>
    </w:p>
    <w:p w:rsidR="009968DE" w:rsidRDefault="009968DE">
      <w:pPr>
        <w:pStyle w:val="Sumrio4"/>
        <w:tabs>
          <w:tab w:val="left" w:pos="1680"/>
          <w:tab w:val="right" w:leader="dot" w:pos="8494"/>
        </w:tabs>
        <w:rPr>
          <w:rFonts w:eastAsiaTheme="minorEastAsia" w:cstheme="minorBidi"/>
          <w:noProof/>
          <w:sz w:val="22"/>
          <w:szCs w:val="22"/>
          <w:lang w:eastAsia="pt-BR"/>
        </w:rPr>
      </w:pPr>
      <w:hyperlink w:anchor="_Toc311537991" w:history="1">
        <w:r w:rsidRPr="00F752D1">
          <w:rPr>
            <w:rStyle w:val="Hyperlink"/>
            <w:noProof/>
          </w:rPr>
          <w:t>3.2.2.1</w:t>
        </w:r>
        <w:r>
          <w:rPr>
            <w:rFonts w:eastAsiaTheme="minorEastAsia" w:cstheme="minorBidi"/>
            <w:noProof/>
            <w:sz w:val="22"/>
            <w:szCs w:val="22"/>
            <w:lang w:eastAsia="pt-BR"/>
          </w:rPr>
          <w:tab/>
        </w:r>
        <w:r w:rsidRPr="00F752D1">
          <w:rPr>
            <w:rStyle w:val="Hyperlink"/>
            <w:noProof/>
          </w:rPr>
          <w:t>ENN</w:t>
        </w:r>
        <w:r>
          <w:rPr>
            <w:noProof/>
            <w:webHidden/>
          </w:rPr>
          <w:tab/>
        </w:r>
        <w:r>
          <w:rPr>
            <w:noProof/>
            <w:webHidden/>
          </w:rPr>
          <w:fldChar w:fldCharType="begin"/>
        </w:r>
        <w:r>
          <w:rPr>
            <w:noProof/>
            <w:webHidden/>
          </w:rPr>
          <w:instrText xml:space="preserve"> PAGEREF _Toc311537991 \h </w:instrText>
        </w:r>
        <w:r>
          <w:rPr>
            <w:noProof/>
            <w:webHidden/>
          </w:rPr>
        </w:r>
        <w:r>
          <w:rPr>
            <w:noProof/>
            <w:webHidden/>
          </w:rPr>
          <w:fldChar w:fldCharType="separate"/>
        </w:r>
        <w:r w:rsidR="007C552A">
          <w:rPr>
            <w:noProof/>
            <w:webHidden/>
          </w:rPr>
          <w:t>31</w:t>
        </w:r>
        <w:r>
          <w:rPr>
            <w:noProof/>
            <w:webHidden/>
          </w:rPr>
          <w:fldChar w:fldCharType="end"/>
        </w:r>
      </w:hyperlink>
    </w:p>
    <w:p w:rsidR="009968DE" w:rsidRDefault="009968DE">
      <w:pPr>
        <w:pStyle w:val="Sumrio4"/>
        <w:tabs>
          <w:tab w:val="left" w:pos="1680"/>
          <w:tab w:val="right" w:leader="dot" w:pos="8494"/>
        </w:tabs>
        <w:rPr>
          <w:rFonts w:eastAsiaTheme="minorEastAsia" w:cstheme="minorBidi"/>
          <w:noProof/>
          <w:sz w:val="22"/>
          <w:szCs w:val="22"/>
          <w:lang w:eastAsia="pt-BR"/>
        </w:rPr>
      </w:pPr>
      <w:hyperlink w:anchor="_Toc311537992" w:history="1">
        <w:r w:rsidRPr="00F752D1">
          <w:rPr>
            <w:rStyle w:val="Hyperlink"/>
            <w:noProof/>
          </w:rPr>
          <w:t>3.2.2.2</w:t>
        </w:r>
        <w:r>
          <w:rPr>
            <w:rFonts w:eastAsiaTheme="minorEastAsia" w:cstheme="minorBidi"/>
            <w:noProof/>
            <w:sz w:val="22"/>
            <w:szCs w:val="22"/>
            <w:lang w:eastAsia="pt-BR"/>
          </w:rPr>
          <w:tab/>
        </w:r>
        <w:r w:rsidRPr="00F752D1">
          <w:rPr>
            <w:rStyle w:val="Hyperlink"/>
            <w:noProof/>
          </w:rPr>
          <w:t>K-NN com distância adaptativa</w:t>
        </w:r>
        <w:r>
          <w:rPr>
            <w:noProof/>
            <w:webHidden/>
          </w:rPr>
          <w:tab/>
        </w:r>
        <w:r>
          <w:rPr>
            <w:noProof/>
            <w:webHidden/>
          </w:rPr>
          <w:fldChar w:fldCharType="begin"/>
        </w:r>
        <w:r>
          <w:rPr>
            <w:noProof/>
            <w:webHidden/>
          </w:rPr>
          <w:instrText xml:space="preserve"> PAGEREF _Toc311537992 \h </w:instrText>
        </w:r>
        <w:r>
          <w:rPr>
            <w:noProof/>
            <w:webHidden/>
          </w:rPr>
        </w:r>
        <w:r>
          <w:rPr>
            <w:noProof/>
            <w:webHidden/>
          </w:rPr>
          <w:fldChar w:fldCharType="separate"/>
        </w:r>
        <w:r w:rsidR="007C552A">
          <w:rPr>
            <w:noProof/>
            <w:webHidden/>
          </w:rPr>
          <w:t>32</w:t>
        </w:r>
        <w:r>
          <w:rPr>
            <w:noProof/>
            <w:webHidden/>
          </w:rPr>
          <w:fldChar w:fldCharType="end"/>
        </w:r>
      </w:hyperlink>
    </w:p>
    <w:p w:rsidR="009968DE" w:rsidRDefault="009968DE">
      <w:pPr>
        <w:pStyle w:val="Sumrio2"/>
        <w:tabs>
          <w:tab w:val="left" w:pos="960"/>
          <w:tab w:val="right" w:leader="dot" w:pos="8494"/>
        </w:tabs>
        <w:rPr>
          <w:rFonts w:eastAsiaTheme="minorEastAsia" w:cstheme="minorBidi"/>
          <w:iCs w:val="0"/>
          <w:noProof/>
          <w:sz w:val="22"/>
          <w:szCs w:val="22"/>
          <w:lang w:eastAsia="pt-BR"/>
        </w:rPr>
      </w:pPr>
      <w:hyperlink w:anchor="_Toc311537993" w:history="1">
        <w:r w:rsidRPr="00F752D1">
          <w:rPr>
            <w:rStyle w:val="Hyperlink"/>
            <w:noProof/>
          </w:rPr>
          <w:t>3.3</w:t>
        </w:r>
        <w:r>
          <w:rPr>
            <w:rFonts w:eastAsiaTheme="minorEastAsia" w:cstheme="minorBidi"/>
            <w:iCs w:val="0"/>
            <w:noProof/>
            <w:sz w:val="22"/>
            <w:szCs w:val="22"/>
            <w:lang w:eastAsia="pt-BR"/>
          </w:rPr>
          <w:tab/>
        </w:r>
        <w:r w:rsidRPr="00F752D1">
          <w:rPr>
            <w:rStyle w:val="Hyperlink"/>
            <w:noProof/>
          </w:rPr>
          <w:t>Abordagem DES utilizando os métodos DCS-LA</w:t>
        </w:r>
        <w:r>
          <w:rPr>
            <w:noProof/>
            <w:webHidden/>
          </w:rPr>
          <w:tab/>
        </w:r>
        <w:r>
          <w:rPr>
            <w:noProof/>
            <w:webHidden/>
          </w:rPr>
          <w:fldChar w:fldCharType="begin"/>
        </w:r>
        <w:r>
          <w:rPr>
            <w:noProof/>
            <w:webHidden/>
          </w:rPr>
          <w:instrText xml:space="preserve"> PAGEREF _Toc311537993 \h </w:instrText>
        </w:r>
        <w:r>
          <w:rPr>
            <w:noProof/>
            <w:webHidden/>
          </w:rPr>
        </w:r>
        <w:r>
          <w:rPr>
            <w:noProof/>
            <w:webHidden/>
          </w:rPr>
          <w:fldChar w:fldCharType="separate"/>
        </w:r>
        <w:r w:rsidR="007C552A">
          <w:rPr>
            <w:noProof/>
            <w:webHidden/>
          </w:rPr>
          <w:t>33</w:t>
        </w:r>
        <w:r>
          <w:rPr>
            <w:noProof/>
            <w:webHidden/>
          </w:rPr>
          <w:fldChar w:fldCharType="end"/>
        </w:r>
      </w:hyperlink>
    </w:p>
    <w:p w:rsidR="009968DE" w:rsidRDefault="009968DE">
      <w:pPr>
        <w:pStyle w:val="Sumrio3"/>
        <w:tabs>
          <w:tab w:val="left" w:pos="1200"/>
          <w:tab w:val="right" w:leader="dot" w:pos="8494"/>
        </w:tabs>
        <w:rPr>
          <w:rFonts w:eastAsiaTheme="minorEastAsia" w:cstheme="minorBidi"/>
          <w:noProof/>
          <w:sz w:val="22"/>
          <w:szCs w:val="22"/>
          <w:lang w:eastAsia="pt-BR"/>
        </w:rPr>
      </w:pPr>
      <w:hyperlink w:anchor="_Toc311537994" w:history="1">
        <w:r w:rsidRPr="00F752D1">
          <w:rPr>
            <w:rStyle w:val="Hyperlink"/>
            <w:noProof/>
          </w:rPr>
          <w:t>3.3.1</w:t>
        </w:r>
        <w:r>
          <w:rPr>
            <w:rFonts w:eastAsiaTheme="minorEastAsia" w:cstheme="minorBidi"/>
            <w:noProof/>
            <w:sz w:val="22"/>
            <w:szCs w:val="22"/>
            <w:lang w:eastAsia="pt-BR"/>
          </w:rPr>
          <w:tab/>
        </w:r>
        <w:r w:rsidRPr="00F752D1">
          <w:rPr>
            <w:rStyle w:val="Hyperlink"/>
            <w:noProof/>
          </w:rPr>
          <w:t>O DCS-LA</w:t>
        </w:r>
        <w:r>
          <w:rPr>
            <w:noProof/>
            <w:webHidden/>
          </w:rPr>
          <w:tab/>
        </w:r>
        <w:r>
          <w:rPr>
            <w:noProof/>
            <w:webHidden/>
          </w:rPr>
          <w:fldChar w:fldCharType="begin"/>
        </w:r>
        <w:r>
          <w:rPr>
            <w:noProof/>
            <w:webHidden/>
          </w:rPr>
          <w:instrText xml:space="preserve"> PAGEREF _Toc311537994 \h </w:instrText>
        </w:r>
        <w:r>
          <w:rPr>
            <w:noProof/>
            <w:webHidden/>
          </w:rPr>
        </w:r>
        <w:r>
          <w:rPr>
            <w:noProof/>
            <w:webHidden/>
          </w:rPr>
          <w:fldChar w:fldCharType="separate"/>
        </w:r>
        <w:r w:rsidR="007C552A">
          <w:rPr>
            <w:noProof/>
            <w:webHidden/>
          </w:rPr>
          <w:t>33</w:t>
        </w:r>
        <w:r>
          <w:rPr>
            <w:noProof/>
            <w:webHidden/>
          </w:rPr>
          <w:fldChar w:fldCharType="end"/>
        </w:r>
      </w:hyperlink>
    </w:p>
    <w:p w:rsidR="009968DE" w:rsidRDefault="009968DE">
      <w:pPr>
        <w:pStyle w:val="Sumrio3"/>
        <w:tabs>
          <w:tab w:val="left" w:pos="1200"/>
          <w:tab w:val="right" w:leader="dot" w:pos="8494"/>
        </w:tabs>
        <w:rPr>
          <w:rFonts w:eastAsiaTheme="minorEastAsia" w:cstheme="minorBidi"/>
          <w:noProof/>
          <w:sz w:val="22"/>
          <w:szCs w:val="22"/>
          <w:lang w:eastAsia="pt-BR"/>
        </w:rPr>
      </w:pPr>
      <w:hyperlink w:anchor="_Toc311537995" w:history="1">
        <w:r w:rsidRPr="00F752D1">
          <w:rPr>
            <w:rStyle w:val="Hyperlink"/>
            <w:noProof/>
          </w:rPr>
          <w:t>3.3.2</w:t>
        </w:r>
        <w:r>
          <w:rPr>
            <w:rFonts w:eastAsiaTheme="minorEastAsia" w:cstheme="minorBidi"/>
            <w:noProof/>
            <w:sz w:val="22"/>
            <w:szCs w:val="22"/>
            <w:lang w:eastAsia="pt-BR"/>
          </w:rPr>
          <w:tab/>
        </w:r>
        <w:r w:rsidRPr="00F752D1">
          <w:rPr>
            <w:rStyle w:val="Hyperlink"/>
            <w:noProof/>
          </w:rPr>
          <w:t>Analogia DES com FSS</w:t>
        </w:r>
        <w:r>
          <w:rPr>
            <w:noProof/>
            <w:webHidden/>
          </w:rPr>
          <w:tab/>
        </w:r>
        <w:r>
          <w:rPr>
            <w:noProof/>
            <w:webHidden/>
          </w:rPr>
          <w:fldChar w:fldCharType="begin"/>
        </w:r>
        <w:r>
          <w:rPr>
            <w:noProof/>
            <w:webHidden/>
          </w:rPr>
          <w:instrText xml:space="preserve"> PAGEREF _Toc311537995 \h </w:instrText>
        </w:r>
        <w:r>
          <w:rPr>
            <w:noProof/>
            <w:webHidden/>
          </w:rPr>
        </w:r>
        <w:r>
          <w:rPr>
            <w:noProof/>
            <w:webHidden/>
          </w:rPr>
          <w:fldChar w:fldCharType="separate"/>
        </w:r>
        <w:r w:rsidR="007C552A">
          <w:rPr>
            <w:noProof/>
            <w:webHidden/>
          </w:rPr>
          <w:t>34</w:t>
        </w:r>
        <w:r>
          <w:rPr>
            <w:noProof/>
            <w:webHidden/>
          </w:rPr>
          <w:fldChar w:fldCharType="end"/>
        </w:r>
      </w:hyperlink>
    </w:p>
    <w:p w:rsidR="009968DE" w:rsidRDefault="009968DE">
      <w:pPr>
        <w:pStyle w:val="Sumrio3"/>
        <w:tabs>
          <w:tab w:val="left" w:pos="1200"/>
          <w:tab w:val="right" w:leader="dot" w:pos="8494"/>
        </w:tabs>
        <w:rPr>
          <w:rFonts w:eastAsiaTheme="minorEastAsia" w:cstheme="minorBidi"/>
          <w:noProof/>
          <w:sz w:val="22"/>
          <w:szCs w:val="22"/>
          <w:lang w:eastAsia="pt-BR"/>
        </w:rPr>
      </w:pPr>
      <w:hyperlink w:anchor="_Toc311537996" w:history="1">
        <w:r w:rsidRPr="00F752D1">
          <w:rPr>
            <w:rStyle w:val="Hyperlink"/>
            <w:noProof/>
          </w:rPr>
          <w:t>3.3.3</w:t>
        </w:r>
        <w:r>
          <w:rPr>
            <w:rFonts w:eastAsiaTheme="minorEastAsia" w:cstheme="minorBidi"/>
            <w:noProof/>
            <w:sz w:val="22"/>
            <w:szCs w:val="22"/>
            <w:lang w:eastAsia="pt-BR"/>
          </w:rPr>
          <w:tab/>
        </w:r>
        <w:r w:rsidRPr="00F752D1">
          <w:rPr>
            <w:rStyle w:val="Hyperlink"/>
            <w:noProof/>
          </w:rPr>
          <w:t>IWSS</w:t>
        </w:r>
        <w:r>
          <w:rPr>
            <w:noProof/>
            <w:webHidden/>
          </w:rPr>
          <w:tab/>
        </w:r>
        <w:r>
          <w:rPr>
            <w:noProof/>
            <w:webHidden/>
          </w:rPr>
          <w:fldChar w:fldCharType="begin"/>
        </w:r>
        <w:r>
          <w:rPr>
            <w:noProof/>
            <w:webHidden/>
          </w:rPr>
          <w:instrText xml:space="preserve"> PAGEREF _Toc311537996 \h </w:instrText>
        </w:r>
        <w:r>
          <w:rPr>
            <w:noProof/>
            <w:webHidden/>
          </w:rPr>
        </w:r>
        <w:r>
          <w:rPr>
            <w:noProof/>
            <w:webHidden/>
          </w:rPr>
          <w:fldChar w:fldCharType="separate"/>
        </w:r>
        <w:r w:rsidR="007C552A">
          <w:rPr>
            <w:noProof/>
            <w:webHidden/>
          </w:rPr>
          <w:t>35</w:t>
        </w:r>
        <w:r>
          <w:rPr>
            <w:noProof/>
            <w:webHidden/>
          </w:rPr>
          <w:fldChar w:fldCharType="end"/>
        </w:r>
      </w:hyperlink>
    </w:p>
    <w:p w:rsidR="009968DE" w:rsidRDefault="009968DE">
      <w:pPr>
        <w:pStyle w:val="Sumrio3"/>
        <w:tabs>
          <w:tab w:val="left" w:pos="1200"/>
          <w:tab w:val="right" w:leader="dot" w:pos="8494"/>
        </w:tabs>
        <w:rPr>
          <w:rFonts w:eastAsiaTheme="minorEastAsia" w:cstheme="minorBidi"/>
          <w:noProof/>
          <w:sz w:val="22"/>
          <w:szCs w:val="22"/>
          <w:lang w:eastAsia="pt-BR"/>
        </w:rPr>
      </w:pPr>
      <w:hyperlink w:anchor="_Toc311537997" w:history="1">
        <w:r w:rsidRPr="00F752D1">
          <w:rPr>
            <w:rStyle w:val="Hyperlink"/>
            <w:noProof/>
          </w:rPr>
          <w:t>3.3.4</w:t>
        </w:r>
        <w:r>
          <w:rPr>
            <w:rFonts w:eastAsiaTheme="minorEastAsia" w:cstheme="minorBidi"/>
            <w:noProof/>
            <w:sz w:val="22"/>
            <w:szCs w:val="22"/>
            <w:lang w:eastAsia="pt-BR"/>
          </w:rPr>
          <w:tab/>
        </w:r>
        <w:r w:rsidRPr="00F752D1">
          <w:rPr>
            <w:rStyle w:val="Hyperlink"/>
            <w:noProof/>
          </w:rPr>
          <w:t xml:space="preserve">O método </w:t>
        </w:r>
        <w:r w:rsidRPr="00F752D1">
          <w:rPr>
            <w:rStyle w:val="Hyperlink"/>
            <w:i/>
            <w:noProof/>
          </w:rPr>
          <w:t>DES</w:t>
        </w:r>
        <w:r w:rsidRPr="00F752D1">
          <w:rPr>
            <w:rStyle w:val="Hyperlink"/>
            <w:noProof/>
          </w:rPr>
          <w:t xml:space="preserve"> proposto</w:t>
        </w:r>
        <w:r>
          <w:rPr>
            <w:noProof/>
            <w:webHidden/>
          </w:rPr>
          <w:tab/>
        </w:r>
        <w:r>
          <w:rPr>
            <w:noProof/>
            <w:webHidden/>
          </w:rPr>
          <w:fldChar w:fldCharType="begin"/>
        </w:r>
        <w:r>
          <w:rPr>
            <w:noProof/>
            <w:webHidden/>
          </w:rPr>
          <w:instrText xml:space="preserve"> PAGEREF _Toc311537997 \h </w:instrText>
        </w:r>
        <w:r>
          <w:rPr>
            <w:noProof/>
            <w:webHidden/>
          </w:rPr>
        </w:r>
        <w:r>
          <w:rPr>
            <w:noProof/>
            <w:webHidden/>
          </w:rPr>
          <w:fldChar w:fldCharType="separate"/>
        </w:r>
        <w:r w:rsidR="007C552A">
          <w:rPr>
            <w:noProof/>
            <w:webHidden/>
          </w:rPr>
          <w:t>37</w:t>
        </w:r>
        <w:r>
          <w:rPr>
            <w:noProof/>
            <w:webHidden/>
          </w:rPr>
          <w:fldChar w:fldCharType="end"/>
        </w:r>
      </w:hyperlink>
    </w:p>
    <w:p w:rsidR="009968DE" w:rsidRDefault="009968DE">
      <w:pPr>
        <w:pStyle w:val="Sumrio1"/>
        <w:tabs>
          <w:tab w:val="right" w:leader="dot" w:pos="8494"/>
        </w:tabs>
        <w:rPr>
          <w:rFonts w:eastAsiaTheme="minorEastAsia" w:cstheme="minorBidi"/>
          <w:b w:val="0"/>
          <w:bCs w:val="0"/>
          <w:noProof/>
          <w:sz w:val="22"/>
          <w:szCs w:val="22"/>
          <w:lang w:eastAsia="pt-BR"/>
        </w:rPr>
      </w:pPr>
      <w:hyperlink w:anchor="_Toc311537998" w:history="1">
        <w:r w:rsidRPr="00F752D1">
          <w:rPr>
            <w:rStyle w:val="Hyperlink"/>
            <w:noProof/>
          </w:rPr>
          <w:t>Experimentos</w:t>
        </w:r>
        <w:r>
          <w:rPr>
            <w:noProof/>
            <w:webHidden/>
          </w:rPr>
          <w:tab/>
        </w:r>
        <w:r>
          <w:rPr>
            <w:noProof/>
            <w:webHidden/>
          </w:rPr>
          <w:fldChar w:fldCharType="begin"/>
        </w:r>
        <w:r>
          <w:rPr>
            <w:noProof/>
            <w:webHidden/>
          </w:rPr>
          <w:instrText xml:space="preserve"> PAGEREF _Toc311537998 \h </w:instrText>
        </w:r>
        <w:r>
          <w:rPr>
            <w:noProof/>
            <w:webHidden/>
          </w:rPr>
        </w:r>
        <w:r>
          <w:rPr>
            <w:noProof/>
            <w:webHidden/>
          </w:rPr>
          <w:fldChar w:fldCharType="separate"/>
        </w:r>
        <w:r w:rsidR="007C552A">
          <w:rPr>
            <w:noProof/>
            <w:webHidden/>
          </w:rPr>
          <w:t>41</w:t>
        </w:r>
        <w:r>
          <w:rPr>
            <w:noProof/>
            <w:webHidden/>
          </w:rPr>
          <w:fldChar w:fldCharType="end"/>
        </w:r>
      </w:hyperlink>
    </w:p>
    <w:p w:rsidR="009968DE" w:rsidRDefault="009968DE">
      <w:pPr>
        <w:pStyle w:val="Sumrio2"/>
        <w:tabs>
          <w:tab w:val="left" w:pos="960"/>
          <w:tab w:val="right" w:leader="dot" w:pos="8494"/>
        </w:tabs>
        <w:rPr>
          <w:rFonts w:eastAsiaTheme="minorEastAsia" w:cstheme="minorBidi"/>
          <w:iCs w:val="0"/>
          <w:noProof/>
          <w:sz w:val="22"/>
          <w:szCs w:val="22"/>
          <w:lang w:eastAsia="pt-BR"/>
        </w:rPr>
      </w:pPr>
      <w:hyperlink w:anchor="_Toc311537999" w:history="1">
        <w:r w:rsidRPr="00F752D1">
          <w:rPr>
            <w:rStyle w:val="Hyperlink"/>
            <w:noProof/>
          </w:rPr>
          <w:t>4.1</w:t>
        </w:r>
        <w:r>
          <w:rPr>
            <w:rFonts w:eastAsiaTheme="minorEastAsia" w:cstheme="minorBidi"/>
            <w:iCs w:val="0"/>
            <w:noProof/>
            <w:sz w:val="22"/>
            <w:szCs w:val="22"/>
            <w:lang w:eastAsia="pt-BR"/>
          </w:rPr>
          <w:tab/>
        </w:r>
        <w:r w:rsidRPr="00F752D1">
          <w:rPr>
            <w:rStyle w:val="Hyperlink"/>
            <w:noProof/>
          </w:rPr>
          <w:t>Descrições das bases</w:t>
        </w:r>
        <w:r>
          <w:rPr>
            <w:noProof/>
            <w:webHidden/>
          </w:rPr>
          <w:tab/>
        </w:r>
        <w:r>
          <w:rPr>
            <w:noProof/>
            <w:webHidden/>
          </w:rPr>
          <w:fldChar w:fldCharType="begin"/>
        </w:r>
        <w:r>
          <w:rPr>
            <w:noProof/>
            <w:webHidden/>
          </w:rPr>
          <w:instrText xml:space="preserve"> PAGEREF _Toc311537999 \h </w:instrText>
        </w:r>
        <w:r>
          <w:rPr>
            <w:noProof/>
            <w:webHidden/>
          </w:rPr>
        </w:r>
        <w:r>
          <w:rPr>
            <w:noProof/>
            <w:webHidden/>
          </w:rPr>
          <w:fldChar w:fldCharType="separate"/>
        </w:r>
        <w:r w:rsidR="007C552A">
          <w:rPr>
            <w:noProof/>
            <w:webHidden/>
          </w:rPr>
          <w:t>41</w:t>
        </w:r>
        <w:r>
          <w:rPr>
            <w:noProof/>
            <w:webHidden/>
          </w:rPr>
          <w:fldChar w:fldCharType="end"/>
        </w:r>
      </w:hyperlink>
    </w:p>
    <w:p w:rsidR="009968DE" w:rsidRDefault="009968DE">
      <w:pPr>
        <w:pStyle w:val="Sumrio2"/>
        <w:tabs>
          <w:tab w:val="left" w:pos="960"/>
          <w:tab w:val="right" w:leader="dot" w:pos="8494"/>
        </w:tabs>
        <w:rPr>
          <w:rFonts w:eastAsiaTheme="minorEastAsia" w:cstheme="minorBidi"/>
          <w:iCs w:val="0"/>
          <w:noProof/>
          <w:sz w:val="22"/>
          <w:szCs w:val="22"/>
          <w:lang w:eastAsia="pt-BR"/>
        </w:rPr>
      </w:pPr>
      <w:hyperlink w:anchor="_Toc311538000" w:history="1">
        <w:r w:rsidRPr="00F752D1">
          <w:rPr>
            <w:rStyle w:val="Hyperlink"/>
            <w:noProof/>
          </w:rPr>
          <w:t>4.2</w:t>
        </w:r>
        <w:r>
          <w:rPr>
            <w:rFonts w:eastAsiaTheme="minorEastAsia" w:cstheme="minorBidi"/>
            <w:iCs w:val="0"/>
            <w:noProof/>
            <w:sz w:val="22"/>
            <w:szCs w:val="22"/>
            <w:lang w:eastAsia="pt-BR"/>
          </w:rPr>
          <w:tab/>
        </w:r>
        <w:r w:rsidRPr="00F752D1">
          <w:rPr>
            <w:rStyle w:val="Hyperlink"/>
            <w:noProof/>
          </w:rPr>
          <w:t>Metodologia</w:t>
        </w:r>
        <w:r>
          <w:rPr>
            <w:noProof/>
            <w:webHidden/>
          </w:rPr>
          <w:tab/>
        </w:r>
        <w:r>
          <w:rPr>
            <w:noProof/>
            <w:webHidden/>
          </w:rPr>
          <w:fldChar w:fldCharType="begin"/>
        </w:r>
        <w:r>
          <w:rPr>
            <w:noProof/>
            <w:webHidden/>
          </w:rPr>
          <w:instrText xml:space="preserve"> PAGEREF _Toc311538000 \h </w:instrText>
        </w:r>
        <w:r>
          <w:rPr>
            <w:noProof/>
            <w:webHidden/>
          </w:rPr>
        </w:r>
        <w:r>
          <w:rPr>
            <w:noProof/>
            <w:webHidden/>
          </w:rPr>
          <w:fldChar w:fldCharType="separate"/>
        </w:r>
        <w:r w:rsidR="007C552A">
          <w:rPr>
            <w:noProof/>
            <w:webHidden/>
          </w:rPr>
          <w:t>42</w:t>
        </w:r>
        <w:r>
          <w:rPr>
            <w:noProof/>
            <w:webHidden/>
          </w:rPr>
          <w:fldChar w:fldCharType="end"/>
        </w:r>
      </w:hyperlink>
    </w:p>
    <w:p w:rsidR="009968DE" w:rsidRDefault="009968DE">
      <w:pPr>
        <w:pStyle w:val="Sumrio2"/>
        <w:tabs>
          <w:tab w:val="left" w:pos="960"/>
          <w:tab w:val="right" w:leader="dot" w:pos="8494"/>
        </w:tabs>
        <w:rPr>
          <w:rFonts w:eastAsiaTheme="minorEastAsia" w:cstheme="minorBidi"/>
          <w:iCs w:val="0"/>
          <w:noProof/>
          <w:sz w:val="22"/>
          <w:szCs w:val="22"/>
          <w:lang w:eastAsia="pt-BR"/>
        </w:rPr>
      </w:pPr>
      <w:hyperlink w:anchor="_Toc311538001" w:history="1">
        <w:r w:rsidRPr="00F752D1">
          <w:rPr>
            <w:rStyle w:val="Hyperlink"/>
            <w:noProof/>
          </w:rPr>
          <w:t>4.3</w:t>
        </w:r>
        <w:r>
          <w:rPr>
            <w:rFonts w:eastAsiaTheme="minorEastAsia" w:cstheme="minorBidi"/>
            <w:iCs w:val="0"/>
            <w:noProof/>
            <w:sz w:val="22"/>
            <w:szCs w:val="22"/>
            <w:lang w:eastAsia="pt-BR"/>
          </w:rPr>
          <w:tab/>
        </w:r>
        <w:r w:rsidRPr="00F752D1">
          <w:rPr>
            <w:rStyle w:val="Hyperlink"/>
            <w:noProof/>
          </w:rPr>
          <w:t>Resultados e Análise</w:t>
        </w:r>
        <w:r>
          <w:rPr>
            <w:noProof/>
            <w:webHidden/>
          </w:rPr>
          <w:tab/>
        </w:r>
        <w:r>
          <w:rPr>
            <w:noProof/>
            <w:webHidden/>
          </w:rPr>
          <w:fldChar w:fldCharType="begin"/>
        </w:r>
        <w:r>
          <w:rPr>
            <w:noProof/>
            <w:webHidden/>
          </w:rPr>
          <w:instrText xml:space="preserve"> PAGEREF _Toc311538001 \h </w:instrText>
        </w:r>
        <w:r>
          <w:rPr>
            <w:noProof/>
            <w:webHidden/>
          </w:rPr>
        </w:r>
        <w:r>
          <w:rPr>
            <w:noProof/>
            <w:webHidden/>
          </w:rPr>
          <w:fldChar w:fldCharType="separate"/>
        </w:r>
        <w:r w:rsidR="007C552A">
          <w:rPr>
            <w:noProof/>
            <w:webHidden/>
          </w:rPr>
          <w:t>42</w:t>
        </w:r>
        <w:r>
          <w:rPr>
            <w:noProof/>
            <w:webHidden/>
          </w:rPr>
          <w:fldChar w:fldCharType="end"/>
        </w:r>
      </w:hyperlink>
    </w:p>
    <w:p w:rsidR="009968DE" w:rsidRDefault="009968DE">
      <w:pPr>
        <w:pStyle w:val="Sumrio2"/>
        <w:tabs>
          <w:tab w:val="left" w:pos="960"/>
          <w:tab w:val="right" w:leader="dot" w:pos="8494"/>
        </w:tabs>
        <w:rPr>
          <w:rFonts w:eastAsiaTheme="minorEastAsia" w:cstheme="minorBidi"/>
          <w:iCs w:val="0"/>
          <w:noProof/>
          <w:sz w:val="22"/>
          <w:szCs w:val="22"/>
          <w:lang w:eastAsia="pt-BR"/>
        </w:rPr>
      </w:pPr>
      <w:hyperlink w:anchor="_Toc311538002" w:history="1">
        <w:r w:rsidRPr="00F752D1">
          <w:rPr>
            <w:rStyle w:val="Hyperlink"/>
            <w:noProof/>
          </w:rPr>
          <w:t>4.4</w:t>
        </w:r>
        <w:r>
          <w:rPr>
            <w:rFonts w:eastAsiaTheme="minorEastAsia" w:cstheme="minorBidi"/>
            <w:iCs w:val="0"/>
            <w:noProof/>
            <w:sz w:val="22"/>
            <w:szCs w:val="22"/>
            <w:lang w:eastAsia="pt-BR"/>
          </w:rPr>
          <w:tab/>
        </w:r>
        <w:r w:rsidRPr="00F752D1">
          <w:rPr>
            <w:rStyle w:val="Hyperlink"/>
            <w:noProof/>
          </w:rPr>
          <w:t>Análise global</w:t>
        </w:r>
        <w:r>
          <w:rPr>
            <w:noProof/>
            <w:webHidden/>
          </w:rPr>
          <w:tab/>
        </w:r>
        <w:r>
          <w:rPr>
            <w:noProof/>
            <w:webHidden/>
          </w:rPr>
          <w:fldChar w:fldCharType="begin"/>
        </w:r>
        <w:r>
          <w:rPr>
            <w:noProof/>
            <w:webHidden/>
          </w:rPr>
          <w:instrText xml:space="preserve"> PAGEREF _Toc311538002 \h </w:instrText>
        </w:r>
        <w:r>
          <w:rPr>
            <w:noProof/>
            <w:webHidden/>
          </w:rPr>
        </w:r>
        <w:r>
          <w:rPr>
            <w:noProof/>
            <w:webHidden/>
          </w:rPr>
          <w:fldChar w:fldCharType="separate"/>
        </w:r>
        <w:r w:rsidR="007C552A">
          <w:rPr>
            <w:noProof/>
            <w:webHidden/>
          </w:rPr>
          <w:t>47</w:t>
        </w:r>
        <w:r>
          <w:rPr>
            <w:noProof/>
            <w:webHidden/>
          </w:rPr>
          <w:fldChar w:fldCharType="end"/>
        </w:r>
      </w:hyperlink>
    </w:p>
    <w:p w:rsidR="009968DE" w:rsidRDefault="009968DE">
      <w:pPr>
        <w:pStyle w:val="Sumrio1"/>
        <w:tabs>
          <w:tab w:val="right" w:leader="dot" w:pos="8494"/>
        </w:tabs>
        <w:rPr>
          <w:rFonts w:eastAsiaTheme="minorEastAsia" w:cstheme="minorBidi"/>
          <w:b w:val="0"/>
          <w:bCs w:val="0"/>
          <w:noProof/>
          <w:sz w:val="22"/>
          <w:szCs w:val="22"/>
          <w:lang w:eastAsia="pt-BR"/>
        </w:rPr>
      </w:pPr>
      <w:hyperlink w:anchor="_Toc311538003" w:history="1">
        <w:r w:rsidRPr="00F752D1">
          <w:rPr>
            <w:rStyle w:val="Hyperlink"/>
            <w:noProof/>
          </w:rPr>
          <w:t>Conclusão</w:t>
        </w:r>
        <w:r>
          <w:rPr>
            <w:noProof/>
            <w:webHidden/>
          </w:rPr>
          <w:tab/>
        </w:r>
        <w:r>
          <w:rPr>
            <w:noProof/>
            <w:webHidden/>
          </w:rPr>
          <w:fldChar w:fldCharType="begin"/>
        </w:r>
        <w:r>
          <w:rPr>
            <w:noProof/>
            <w:webHidden/>
          </w:rPr>
          <w:instrText xml:space="preserve"> PAGEREF _Toc311538003 \h </w:instrText>
        </w:r>
        <w:r>
          <w:rPr>
            <w:noProof/>
            <w:webHidden/>
          </w:rPr>
        </w:r>
        <w:r>
          <w:rPr>
            <w:noProof/>
            <w:webHidden/>
          </w:rPr>
          <w:fldChar w:fldCharType="separate"/>
        </w:r>
        <w:r w:rsidR="007C552A">
          <w:rPr>
            <w:noProof/>
            <w:webHidden/>
          </w:rPr>
          <w:t>49</w:t>
        </w:r>
        <w:r>
          <w:rPr>
            <w:noProof/>
            <w:webHidden/>
          </w:rPr>
          <w:fldChar w:fldCharType="end"/>
        </w:r>
      </w:hyperlink>
    </w:p>
    <w:p w:rsidR="00473A64" w:rsidRDefault="00BF7BFB" w:rsidP="00F544B2">
      <w:r>
        <w:fldChar w:fldCharType="end"/>
      </w:r>
    </w:p>
    <w:p w:rsidR="00473A64" w:rsidRDefault="00473A64">
      <w:pPr>
        <w:spacing w:before="0" w:after="200" w:line="276" w:lineRule="auto"/>
      </w:pPr>
      <w:r>
        <w:br w:type="page"/>
      </w:r>
    </w:p>
    <w:p w:rsidR="00A05B37" w:rsidRDefault="00A05B37" w:rsidP="00A05B37">
      <w:pPr>
        <w:pStyle w:val="TituloSeo"/>
      </w:pPr>
      <w:r>
        <w:lastRenderedPageBreak/>
        <w:t>Lista de Figuras</w:t>
      </w:r>
    </w:p>
    <w:p w:rsidR="009968DE" w:rsidRDefault="00D007C2">
      <w:pPr>
        <w:pStyle w:val="ndicedeilustraes"/>
        <w:tabs>
          <w:tab w:val="right" w:leader="dot" w:pos="8494"/>
        </w:tabs>
        <w:rPr>
          <w:rFonts w:eastAsiaTheme="minorEastAsia"/>
          <w:noProof/>
          <w:sz w:val="22"/>
          <w:lang w:eastAsia="pt-BR"/>
        </w:rPr>
      </w:pPr>
      <w:r>
        <w:fldChar w:fldCharType="begin"/>
      </w:r>
      <w:r>
        <w:instrText xml:space="preserve"> TOC \h \z \c "Figura" </w:instrText>
      </w:r>
      <w:r>
        <w:fldChar w:fldCharType="separate"/>
      </w:r>
      <w:hyperlink w:anchor="_Toc311538005" w:history="1">
        <w:r w:rsidR="009968DE" w:rsidRPr="00E91EDC">
          <w:rPr>
            <w:rStyle w:val="Hyperlink"/>
            <w:b/>
            <w:noProof/>
          </w:rPr>
          <w:t>Figura 1</w:t>
        </w:r>
        <w:r w:rsidR="009968DE" w:rsidRPr="00E91EDC">
          <w:rPr>
            <w:rStyle w:val="Hyperlink"/>
            <w:noProof/>
          </w:rPr>
          <w:t xml:space="preserve"> Exemplo de diversidade de ensemble. Quatro casos indicando o possível desempenho, mostrando que classificadores independentes aumenta potencialmente o desempenho individual, e dois casos de dependência de classificador com resultados diferentes.</w:t>
        </w:r>
        <w:r w:rsidR="009968DE">
          <w:rPr>
            <w:noProof/>
            <w:webHidden/>
          </w:rPr>
          <w:tab/>
        </w:r>
        <w:r w:rsidR="009968DE">
          <w:rPr>
            <w:noProof/>
            <w:webHidden/>
          </w:rPr>
          <w:fldChar w:fldCharType="begin"/>
        </w:r>
        <w:r w:rsidR="009968DE">
          <w:rPr>
            <w:noProof/>
            <w:webHidden/>
          </w:rPr>
          <w:instrText xml:space="preserve"> PAGEREF _Toc311538005 \h </w:instrText>
        </w:r>
        <w:r w:rsidR="009968DE">
          <w:rPr>
            <w:noProof/>
            <w:webHidden/>
          </w:rPr>
        </w:r>
        <w:r w:rsidR="009968DE">
          <w:rPr>
            <w:noProof/>
            <w:webHidden/>
          </w:rPr>
          <w:fldChar w:fldCharType="separate"/>
        </w:r>
        <w:r w:rsidR="007C552A">
          <w:rPr>
            <w:noProof/>
            <w:webHidden/>
          </w:rPr>
          <w:t>9</w:t>
        </w:r>
        <w:r w:rsidR="009968DE">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06" w:history="1">
        <w:r w:rsidRPr="00E91EDC">
          <w:rPr>
            <w:rStyle w:val="Hyperlink"/>
            <w:b/>
            <w:noProof/>
          </w:rPr>
          <w:t>Figura 2</w:t>
        </w:r>
        <w:r w:rsidRPr="00E91EDC">
          <w:rPr>
            <w:rStyle w:val="Hyperlink"/>
            <w:noProof/>
          </w:rPr>
          <w:t xml:space="preserve"> Exemplo da abordagem </w:t>
        </w:r>
        <w:r w:rsidRPr="00E91EDC">
          <w:rPr>
            <w:rStyle w:val="Hyperlink"/>
            <w:i/>
            <w:noProof/>
          </w:rPr>
          <w:t>OLA</w:t>
        </w:r>
        <w:r w:rsidRPr="00E91EDC">
          <w:rPr>
            <w:rStyle w:val="Hyperlink"/>
            <w:noProof/>
          </w:rPr>
          <w:t xml:space="preserve">, onde três classificadores (C1, C2 e C3) classificam os 7 vizinhos do padrão de teste. O </w:t>
        </w:r>
        <w:r w:rsidRPr="00E91EDC">
          <w:rPr>
            <w:rStyle w:val="Hyperlink"/>
            <w:i/>
            <w:noProof/>
          </w:rPr>
          <w:t>OLA</w:t>
        </w:r>
        <w:r w:rsidRPr="00E91EDC">
          <w:rPr>
            <w:rStyle w:val="Hyperlink"/>
            <w:noProof/>
          </w:rPr>
          <w:t xml:space="preserve"> faz o </w:t>
        </w:r>
        <w:r w:rsidRPr="00E91EDC">
          <w:rPr>
            <w:rStyle w:val="Hyperlink"/>
            <w:i/>
            <w:noProof/>
          </w:rPr>
          <w:t>rank</w:t>
        </w:r>
        <w:r w:rsidRPr="00E91EDC">
          <w:rPr>
            <w:rStyle w:val="Hyperlink"/>
            <w:noProof/>
          </w:rPr>
          <w:t xml:space="preserve"> dos classificadores com maior percentagem de acerto dos vizinhos, nesse exemplo o seleciona o classificador C3.</w:t>
        </w:r>
        <w:r>
          <w:rPr>
            <w:noProof/>
            <w:webHidden/>
          </w:rPr>
          <w:tab/>
        </w:r>
        <w:r>
          <w:rPr>
            <w:noProof/>
            <w:webHidden/>
          </w:rPr>
          <w:fldChar w:fldCharType="begin"/>
        </w:r>
        <w:r>
          <w:rPr>
            <w:noProof/>
            <w:webHidden/>
          </w:rPr>
          <w:instrText xml:space="preserve"> PAGEREF _Toc311538006 \h </w:instrText>
        </w:r>
        <w:r>
          <w:rPr>
            <w:noProof/>
            <w:webHidden/>
          </w:rPr>
        </w:r>
        <w:r>
          <w:rPr>
            <w:noProof/>
            <w:webHidden/>
          </w:rPr>
          <w:fldChar w:fldCharType="separate"/>
        </w:r>
        <w:r w:rsidR="007C552A">
          <w:rPr>
            <w:noProof/>
            <w:webHidden/>
          </w:rPr>
          <w:t>15</w:t>
        </w:r>
        <w:r>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07" w:history="1">
        <w:r w:rsidRPr="00E91EDC">
          <w:rPr>
            <w:rStyle w:val="Hyperlink"/>
            <w:b/>
            <w:noProof/>
          </w:rPr>
          <w:t>Figura 3</w:t>
        </w:r>
        <w:r w:rsidRPr="00E91EDC">
          <w:rPr>
            <w:rStyle w:val="Hyperlink"/>
            <w:noProof/>
          </w:rPr>
          <w:t xml:space="preserve"> Exemplo da abordagem </w:t>
        </w:r>
        <w:r w:rsidRPr="00E91EDC">
          <w:rPr>
            <w:rStyle w:val="Hyperlink"/>
            <w:i/>
            <w:noProof/>
          </w:rPr>
          <w:t>LCA</w:t>
        </w:r>
        <w:r w:rsidRPr="00E91EDC">
          <w:rPr>
            <w:rStyle w:val="Hyperlink"/>
            <w:noProof/>
          </w:rPr>
          <w:t>. Os três classificadores C1, C2 e C3 classificam o padrão de teste X e suas precisões locais são calculadas baseadas na classe de saída atribuída a X. Conforme o exemplo, o classificador C3 tem a maior precisão local.</w:t>
        </w:r>
        <w:r>
          <w:rPr>
            <w:noProof/>
            <w:webHidden/>
          </w:rPr>
          <w:tab/>
        </w:r>
        <w:r>
          <w:rPr>
            <w:noProof/>
            <w:webHidden/>
          </w:rPr>
          <w:fldChar w:fldCharType="begin"/>
        </w:r>
        <w:r>
          <w:rPr>
            <w:noProof/>
            <w:webHidden/>
          </w:rPr>
          <w:instrText xml:space="preserve"> PAGEREF _Toc311538007 \h </w:instrText>
        </w:r>
        <w:r>
          <w:rPr>
            <w:noProof/>
            <w:webHidden/>
          </w:rPr>
        </w:r>
        <w:r>
          <w:rPr>
            <w:noProof/>
            <w:webHidden/>
          </w:rPr>
          <w:fldChar w:fldCharType="separate"/>
        </w:r>
        <w:r w:rsidR="007C552A">
          <w:rPr>
            <w:noProof/>
            <w:webHidden/>
          </w:rPr>
          <w:t>16</w:t>
        </w:r>
        <w:r>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08" w:history="1">
        <w:r w:rsidRPr="00E91EDC">
          <w:rPr>
            <w:rStyle w:val="Hyperlink"/>
            <w:b/>
            <w:noProof/>
          </w:rPr>
          <w:t>Figura 4</w:t>
        </w:r>
        <w:r w:rsidRPr="00E91EDC">
          <w:rPr>
            <w:rStyle w:val="Hyperlink"/>
            <w:noProof/>
          </w:rPr>
          <w:t xml:space="preserve"> Exemplo da execução do KNORA-E para um ploblema com 4 e a região de competência com k=7 vizinhos. Depois de executar os passos mostrados em (a), (b), (c) e (d), o KNORA-E seleciona os classificadores C1 e C4.</w:t>
        </w:r>
        <w:r>
          <w:rPr>
            <w:noProof/>
            <w:webHidden/>
          </w:rPr>
          <w:tab/>
        </w:r>
        <w:r>
          <w:rPr>
            <w:noProof/>
            <w:webHidden/>
          </w:rPr>
          <w:fldChar w:fldCharType="begin"/>
        </w:r>
        <w:r>
          <w:rPr>
            <w:noProof/>
            <w:webHidden/>
          </w:rPr>
          <w:instrText xml:space="preserve"> PAGEREF _Toc311538008 \h </w:instrText>
        </w:r>
        <w:r>
          <w:rPr>
            <w:noProof/>
            <w:webHidden/>
          </w:rPr>
        </w:r>
        <w:r>
          <w:rPr>
            <w:noProof/>
            <w:webHidden/>
          </w:rPr>
          <w:fldChar w:fldCharType="separate"/>
        </w:r>
        <w:r w:rsidR="007C552A">
          <w:rPr>
            <w:noProof/>
            <w:webHidden/>
          </w:rPr>
          <w:t>17</w:t>
        </w:r>
        <w:r>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09" w:history="1">
        <w:r w:rsidRPr="00E91EDC">
          <w:rPr>
            <w:rStyle w:val="Hyperlink"/>
            <w:b/>
            <w:noProof/>
          </w:rPr>
          <w:t>Figura 5</w:t>
        </w:r>
        <w:r w:rsidRPr="00E91EDC">
          <w:rPr>
            <w:rStyle w:val="Hyperlink"/>
            <w:noProof/>
          </w:rPr>
          <w:t xml:space="preserve"> Exemplo do KNORA-Union com 4 classificadores e 7 vizinhos. Nesse exemplo, todos os classificadores foram selecionados com seus respectivos votos sobre a amostra X.</w:t>
        </w:r>
        <w:r>
          <w:rPr>
            <w:noProof/>
            <w:webHidden/>
          </w:rPr>
          <w:tab/>
        </w:r>
        <w:r>
          <w:rPr>
            <w:noProof/>
            <w:webHidden/>
          </w:rPr>
          <w:fldChar w:fldCharType="begin"/>
        </w:r>
        <w:r>
          <w:rPr>
            <w:noProof/>
            <w:webHidden/>
          </w:rPr>
          <w:instrText xml:space="preserve"> PAGEREF _Toc311538009 \h </w:instrText>
        </w:r>
        <w:r>
          <w:rPr>
            <w:noProof/>
            <w:webHidden/>
          </w:rPr>
        </w:r>
        <w:r>
          <w:rPr>
            <w:noProof/>
            <w:webHidden/>
          </w:rPr>
          <w:fldChar w:fldCharType="separate"/>
        </w:r>
        <w:r w:rsidR="007C552A">
          <w:rPr>
            <w:noProof/>
            <w:webHidden/>
          </w:rPr>
          <w:t>18</w:t>
        </w:r>
        <w:r>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10" w:history="1">
        <w:r w:rsidRPr="00E91EDC">
          <w:rPr>
            <w:rStyle w:val="Hyperlink"/>
            <w:b/>
            <w:noProof/>
          </w:rPr>
          <w:t>Figura 6</w:t>
        </w:r>
        <w:r w:rsidRPr="00E91EDC">
          <w:rPr>
            <w:rStyle w:val="Hyperlink"/>
            <w:noProof/>
          </w:rPr>
          <w:t xml:space="preserve"> Matriz DP(x).</w:t>
        </w:r>
        <w:r>
          <w:rPr>
            <w:noProof/>
            <w:webHidden/>
          </w:rPr>
          <w:tab/>
        </w:r>
        <w:r>
          <w:rPr>
            <w:noProof/>
            <w:webHidden/>
          </w:rPr>
          <w:fldChar w:fldCharType="begin"/>
        </w:r>
        <w:r>
          <w:rPr>
            <w:noProof/>
            <w:webHidden/>
          </w:rPr>
          <w:instrText xml:space="preserve"> PAGEREF _Toc311538010 \h </w:instrText>
        </w:r>
        <w:r>
          <w:rPr>
            <w:noProof/>
            <w:webHidden/>
          </w:rPr>
        </w:r>
        <w:r>
          <w:rPr>
            <w:noProof/>
            <w:webHidden/>
          </w:rPr>
          <w:fldChar w:fldCharType="separate"/>
        </w:r>
        <w:r w:rsidR="007C552A">
          <w:rPr>
            <w:noProof/>
            <w:webHidden/>
          </w:rPr>
          <w:t>21</w:t>
        </w:r>
        <w:r>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11" w:history="1">
        <w:r w:rsidRPr="00E91EDC">
          <w:rPr>
            <w:rStyle w:val="Hyperlink"/>
            <w:b/>
            <w:noProof/>
          </w:rPr>
          <w:t>Figura 7</w:t>
        </w:r>
        <w:r w:rsidRPr="00E91EDC">
          <w:rPr>
            <w:rStyle w:val="Hyperlink"/>
            <w:noProof/>
          </w:rPr>
          <w:t xml:space="preserve"> Problema utilizando um ensemble de três classificadores e várias regras de combinação algébrica.</w:t>
        </w:r>
        <w:r>
          <w:rPr>
            <w:noProof/>
            <w:webHidden/>
          </w:rPr>
          <w:tab/>
        </w:r>
        <w:r>
          <w:rPr>
            <w:noProof/>
            <w:webHidden/>
          </w:rPr>
          <w:fldChar w:fldCharType="begin"/>
        </w:r>
        <w:r>
          <w:rPr>
            <w:noProof/>
            <w:webHidden/>
          </w:rPr>
          <w:instrText xml:space="preserve"> PAGEREF _Toc311538011 \h </w:instrText>
        </w:r>
        <w:r>
          <w:rPr>
            <w:noProof/>
            <w:webHidden/>
          </w:rPr>
        </w:r>
        <w:r>
          <w:rPr>
            <w:noProof/>
            <w:webHidden/>
          </w:rPr>
          <w:fldChar w:fldCharType="separate"/>
        </w:r>
        <w:r w:rsidR="007C552A">
          <w:rPr>
            <w:noProof/>
            <w:webHidden/>
          </w:rPr>
          <w:t>23</w:t>
        </w:r>
        <w:r>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12" w:history="1">
        <w:r w:rsidRPr="00E91EDC">
          <w:rPr>
            <w:rStyle w:val="Hyperlink"/>
            <w:b/>
            <w:noProof/>
          </w:rPr>
          <w:t>Figura 8</w:t>
        </w:r>
        <w:r w:rsidRPr="00E91EDC">
          <w:rPr>
            <w:rStyle w:val="Hyperlink"/>
            <w:noProof/>
          </w:rPr>
          <w:t xml:space="preserve"> Visão geral do sistema de seleção dinâmica de classificador modificado para o uso de seleção dinâmica de ensemble.</w:t>
        </w:r>
        <w:r>
          <w:rPr>
            <w:noProof/>
            <w:webHidden/>
          </w:rPr>
          <w:tab/>
        </w:r>
        <w:r>
          <w:rPr>
            <w:noProof/>
            <w:webHidden/>
          </w:rPr>
          <w:fldChar w:fldCharType="begin"/>
        </w:r>
        <w:r>
          <w:rPr>
            <w:noProof/>
            <w:webHidden/>
          </w:rPr>
          <w:instrText xml:space="preserve"> PAGEREF _Toc311538012 \h </w:instrText>
        </w:r>
        <w:r>
          <w:rPr>
            <w:noProof/>
            <w:webHidden/>
          </w:rPr>
        </w:r>
        <w:r>
          <w:rPr>
            <w:noProof/>
            <w:webHidden/>
          </w:rPr>
          <w:fldChar w:fldCharType="separate"/>
        </w:r>
        <w:r w:rsidR="007C552A">
          <w:rPr>
            <w:noProof/>
            <w:webHidden/>
          </w:rPr>
          <w:t>26</w:t>
        </w:r>
        <w:r>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13" w:history="1">
        <w:r w:rsidRPr="00E91EDC">
          <w:rPr>
            <w:rStyle w:val="Hyperlink"/>
            <w:b/>
            <w:noProof/>
          </w:rPr>
          <w:t>Figura 9</w:t>
        </w:r>
        <w:r w:rsidRPr="00E91EDC">
          <w:rPr>
            <w:rStyle w:val="Hyperlink"/>
            <w:noProof/>
          </w:rPr>
          <w:t xml:space="preserve"> Problemas com a informação da vizinhança.</w:t>
        </w:r>
        <w:r>
          <w:rPr>
            <w:noProof/>
            <w:webHidden/>
          </w:rPr>
          <w:tab/>
        </w:r>
        <w:r>
          <w:rPr>
            <w:noProof/>
            <w:webHidden/>
          </w:rPr>
          <w:fldChar w:fldCharType="begin"/>
        </w:r>
        <w:r>
          <w:rPr>
            <w:noProof/>
            <w:webHidden/>
          </w:rPr>
          <w:instrText xml:space="preserve"> PAGEREF _Toc311538013 \h </w:instrText>
        </w:r>
        <w:r>
          <w:rPr>
            <w:noProof/>
            <w:webHidden/>
          </w:rPr>
        </w:r>
        <w:r>
          <w:rPr>
            <w:noProof/>
            <w:webHidden/>
          </w:rPr>
          <w:fldChar w:fldCharType="separate"/>
        </w:r>
        <w:r w:rsidR="007C552A">
          <w:rPr>
            <w:noProof/>
            <w:webHidden/>
          </w:rPr>
          <w:t>29</w:t>
        </w:r>
        <w:r>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14" w:history="1">
        <w:r w:rsidRPr="00E91EDC">
          <w:rPr>
            <w:rStyle w:val="Hyperlink"/>
            <w:b/>
            <w:noProof/>
          </w:rPr>
          <w:t>Figura 10</w:t>
        </w:r>
        <w:r w:rsidRPr="00E91EDC">
          <w:rPr>
            <w:rStyle w:val="Hyperlink"/>
            <w:noProof/>
          </w:rPr>
          <w:t xml:space="preserve"> Visão geral do sistema DES-FA.</w:t>
        </w:r>
        <w:r>
          <w:rPr>
            <w:noProof/>
            <w:webHidden/>
          </w:rPr>
          <w:tab/>
        </w:r>
        <w:r>
          <w:rPr>
            <w:noProof/>
            <w:webHidden/>
          </w:rPr>
          <w:fldChar w:fldCharType="begin"/>
        </w:r>
        <w:r>
          <w:rPr>
            <w:noProof/>
            <w:webHidden/>
          </w:rPr>
          <w:instrText xml:space="preserve"> PAGEREF _Toc311538014 \h </w:instrText>
        </w:r>
        <w:r>
          <w:rPr>
            <w:noProof/>
            <w:webHidden/>
          </w:rPr>
        </w:r>
        <w:r>
          <w:rPr>
            <w:noProof/>
            <w:webHidden/>
          </w:rPr>
          <w:fldChar w:fldCharType="separate"/>
        </w:r>
        <w:r w:rsidR="007C552A">
          <w:rPr>
            <w:noProof/>
            <w:webHidden/>
          </w:rPr>
          <w:t>30</w:t>
        </w:r>
        <w:r>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15" w:history="1">
        <w:r w:rsidRPr="00E91EDC">
          <w:rPr>
            <w:rStyle w:val="Hyperlink"/>
            <w:b/>
            <w:noProof/>
          </w:rPr>
          <w:t>Figura 11</w:t>
        </w:r>
        <w:r w:rsidRPr="00E91EDC">
          <w:rPr>
            <w:rStyle w:val="Hyperlink"/>
            <w:noProof/>
          </w:rPr>
          <w:t xml:space="preserve"> Resultado do algoritmo </w:t>
        </w:r>
        <w:r w:rsidRPr="00E91EDC">
          <w:rPr>
            <w:rStyle w:val="Hyperlink"/>
            <w:i/>
            <w:noProof/>
          </w:rPr>
          <w:t>ENN</w:t>
        </w:r>
        <w:r w:rsidRPr="00E91EDC">
          <w:rPr>
            <w:rStyle w:val="Hyperlink"/>
            <w:noProof/>
          </w:rPr>
          <w:t xml:space="preserve"> para duas distribuições gaussianas.</w:t>
        </w:r>
        <w:r>
          <w:rPr>
            <w:noProof/>
            <w:webHidden/>
          </w:rPr>
          <w:tab/>
        </w:r>
        <w:r>
          <w:rPr>
            <w:noProof/>
            <w:webHidden/>
          </w:rPr>
          <w:fldChar w:fldCharType="begin"/>
        </w:r>
        <w:r>
          <w:rPr>
            <w:noProof/>
            <w:webHidden/>
          </w:rPr>
          <w:instrText xml:space="preserve"> PAGEREF _Toc311538015 \h </w:instrText>
        </w:r>
        <w:r>
          <w:rPr>
            <w:noProof/>
            <w:webHidden/>
          </w:rPr>
        </w:r>
        <w:r>
          <w:rPr>
            <w:noProof/>
            <w:webHidden/>
          </w:rPr>
          <w:fldChar w:fldCharType="separate"/>
        </w:r>
        <w:r w:rsidR="007C552A">
          <w:rPr>
            <w:noProof/>
            <w:webHidden/>
          </w:rPr>
          <w:t>32</w:t>
        </w:r>
        <w:r>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16" w:history="1">
        <w:r w:rsidRPr="00E91EDC">
          <w:rPr>
            <w:rStyle w:val="Hyperlink"/>
            <w:b/>
            <w:noProof/>
          </w:rPr>
          <w:t>Figura 12</w:t>
        </w:r>
        <w:r w:rsidRPr="00E91EDC">
          <w:rPr>
            <w:rStyle w:val="Hyperlink"/>
            <w:noProof/>
          </w:rPr>
          <w:t xml:space="preserve"> Exemplo da diferença do </w:t>
        </w:r>
        <w:r w:rsidRPr="00E91EDC">
          <w:rPr>
            <w:rStyle w:val="Hyperlink"/>
            <w:i/>
            <w:noProof/>
          </w:rPr>
          <w:t>LCA</w:t>
        </w:r>
        <w:r w:rsidRPr="00E91EDC">
          <w:rPr>
            <w:rStyle w:val="Hyperlink"/>
            <w:noProof/>
          </w:rPr>
          <w:t xml:space="preserve"> (a) e o </w:t>
        </w:r>
        <w:r w:rsidRPr="00E91EDC">
          <w:rPr>
            <w:rStyle w:val="Hyperlink"/>
            <w:i/>
            <w:noProof/>
          </w:rPr>
          <w:t>LCA2</w:t>
        </w:r>
        <w:r w:rsidRPr="00E91EDC">
          <w:rPr>
            <w:rStyle w:val="Hyperlink"/>
            <w:noProof/>
          </w:rPr>
          <w:t xml:space="preserve"> (b) proposto. O </w:t>
        </w:r>
        <w:r w:rsidRPr="00E91EDC">
          <w:rPr>
            <w:rStyle w:val="Hyperlink"/>
            <w:i/>
            <w:noProof/>
          </w:rPr>
          <w:t>LCA3</w:t>
        </w:r>
        <w:r w:rsidRPr="00E91EDC">
          <w:rPr>
            <w:rStyle w:val="Hyperlink"/>
            <w:noProof/>
          </w:rPr>
          <w:t xml:space="preserve"> é apenas uma média das estimativas do </w:t>
        </w:r>
        <w:r w:rsidRPr="00E91EDC">
          <w:rPr>
            <w:rStyle w:val="Hyperlink"/>
            <w:i/>
            <w:noProof/>
          </w:rPr>
          <w:t>LCA</w:t>
        </w:r>
        <w:r w:rsidRPr="00E91EDC">
          <w:rPr>
            <w:rStyle w:val="Hyperlink"/>
            <w:noProof/>
          </w:rPr>
          <w:t xml:space="preserve"> e </w:t>
        </w:r>
        <w:r w:rsidRPr="00E91EDC">
          <w:rPr>
            <w:rStyle w:val="Hyperlink"/>
            <w:i/>
            <w:noProof/>
          </w:rPr>
          <w:t>LCA2</w:t>
        </w:r>
        <w:r w:rsidRPr="00E91EDC">
          <w:rPr>
            <w:rStyle w:val="Hyperlink"/>
            <w:noProof/>
          </w:rPr>
          <w:t>.</w:t>
        </w:r>
        <w:r>
          <w:rPr>
            <w:noProof/>
            <w:webHidden/>
          </w:rPr>
          <w:tab/>
        </w:r>
        <w:r>
          <w:rPr>
            <w:noProof/>
            <w:webHidden/>
          </w:rPr>
          <w:fldChar w:fldCharType="begin"/>
        </w:r>
        <w:r>
          <w:rPr>
            <w:noProof/>
            <w:webHidden/>
          </w:rPr>
          <w:instrText xml:space="preserve"> PAGEREF _Toc311538016 \h </w:instrText>
        </w:r>
        <w:r>
          <w:rPr>
            <w:noProof/>
            <w:webHidden/>
          </w:rPr>
        </w:r>
        <w:r>
          <w:rPr>
            <w:noProof/>
            <w:webHidden/>
          </w:rPr>
          <w:fldChar w:fldCharType="separate"/>
        </w:r>
        <w:r w:rsidR="007C552A">
          <w:rPr>
            <w:noProof/>
            <w:webHidden/>
          </w:rPr>
          <w:t>38</w:t>
        </w:r>
        <w:r>
          <w:rPr>
            <w:noProof/>
            <w:webHidden/>
          </w:rPr>
          <w:fldChar w:fldCharType="end"/>
        </w:r>
      </w:hyperlink>
    </w:p>
    <w:p w:rsidR="00A05B37" w:rsidRDefault="00D007C2">
      <w:pPr>
        <w:spacing w:before="0" w:after="200" w:line="276" w:lineRule="auto"/>
      </w:pPr>
      <w:r>
        <w:fldChar w:fldCharType="end"/>
      </w:r>
      <w:r w:rsidR="00A05B37">
        <w:br w:type="page"/>
      </w:r>
    </w:p>
    <w:p w:rsidR="00A05B37" w:rsidRDefault="00A05B37" w:rsidP="00A05B37">
      <w:pPr>
        <w:pStyle w:val="TituloSeo"/>
      </w:pPr>
      <w:r>
        <w:lastRenderedPageBreak/>
        <w:t>Lista de Tabelas</w:t>
      </w:r>
    </w:p>
    <w:p w:rsidR="009968DE" w:rsidRDefault="00696BB6">
      <w:pPr>
        <w:pStyle w:val="ndicedeilustraes"/>
        <w:tabs>
          <w:tab w:val="right" w:leader="dot" w:pos="8494"/>
        </w:tabs>
        <w:rPr>
          <w:rFonts w:eastAsiaTheme="minorEastAsia"/>
          <w:noProof/>
          <w:sz w:val="22"/>
          <w:lang w:eastAsia="pt-BR"/>
        </w:rPr>
      </w:pPr>
      <w:r>
        <w:fldChar w:fldCharType="begin"/>
      </w:r>
      <w:r>
        <w:instrText xml:space="preserve"> TOC \h \z \c "Tabela" </w:instrText>
      </w:r>
      <w:r>
        <w:fldChar w:fldCharType="separate"/>
      </w:r>
      <w:hyperlink w:anchor="_Toc311538027" w:history="1">
        <w:r w:rsidR="009968DE" w:rsidRPr="00770CE1">
          <w:rPr>
            <w:rStyle w:val="Hyperlink"/>
            <w:b/>
            <w:noProof/>
          </w:rPr>
          <w:t>Tabela 1</w:t>
        </w:r>
        <w:r w:rsidR="009968DE" w:rsidRPr="00770CE1">
          <w:rPr>
            <w:rStyle w:val="Hyperlink"/>
            <w:noProof/>
          </w:rPr>
          <w:t xml:space="preserve"> Iterações </w:t>
        </w:r>
        <w:r w:rsidR="009968DE" w:rsidRPr="00770CE1">
          <w:rPr>
            <w:rStyle w:val="Hyperlink"/>
            <w:i/>
            <w:noProof/>
          </w:rPr>
          <w:t>wrapper</w:t>
        </w:r>
        <w:r w:rsidR="009968DE" w:rsidRPr="00770CE1">
          <w:rPr>
            <w:rStyle w:val="Hyperlink"/>
            <w:noProof/>
          </w:rPr>
          <w:t xml:space="preserve"> do </w:t>
        </w:r>
        <w:r w:rsidR="009968DE" w:rsidRPr="00770CE1">
          <w:rPr>
            <w:rStyle w:val="Hyperlink"/>
            <w:i/>
            <w:noProof/>
          </w:rPr>
          <w:t>IWSS</w:t>
        </w:r>
        <w:r w:rsidR="009968DE" w:rsidRPr="00770CE1">
          <w:rPr>
            <w:rStyle w:val="Hyperlink"/>
            <w:noProof/>
          </w:rPr>
          <w:t>.</w:t>
        </w:r>
        <w:r w:rsidR="009968DE">
          <w:rPr>
            <w:noProof/>
            <w:webHidden/>
          </w:rPr>
          <w:tab/>
        </w:r>
        <w:r w:rsidR="009968DE">
          <w:rPr>
            <w:noProof/>
            <w:webHidden/>
          </w:rPr>
          <w:fldChar w:fldCharType="begin"/>
        </w:r>
        <w:r w:rsidR="009968DE">
          <w:rPr>
            <w:noProof/>
            <w:webHidden/>
          </w:rPr>
          <w:instrText xml:space="preserve"> PAGEREF _Toc311538027 \h </w:instrText>
        </w:r>
        <w:r w:rsidR="009968DE">
          <w:rPr>
            <w:noProof/>
            <w:webHidden/>
          </w:rPr>
        </w:r>
        <w:r w:rsidR="009968DE">
          <w:rPr>
            <w:noProof/>
            <w:webHidden/>
          </w:rPr>
          <w:fldChar w:fldCharType="separate"/>
        </w:r>
        <w:r w:rsidR="007C552A">
          <w:rPr>
            <w:noProof/>
            <w:webHidden/>
          </w:rPr>
          <w:t>36</w:t>
        </w:r>
        <w:r w:rsidR="009968DE">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28" w:history="1">
        <w:r w:rsidRPr="00770CE1">
          <w:rPr>
            <w:rStyle w:val="Hyperlink"/>
            <w:b/>
            <w:noProof/>
          </w:rPr>
          <w:t>Tabela 2</w:t>
        </w:r>
        <w:r w:rsidRPr="00770CE1">
          <w:rPr>
            <w:rStyle w:val="Hyperlink"/>
            <w:noProof/>
          </w:rPr>
          <w:t xml:space="preserve"> Características das bases de dados.</w:t>
        </w:r>
        <w:r>
          <w:rPr>
            <w:noProof/>
            <w:webHidden/>
          </w:rPr>
          <w:tab/>
        </w:r>
        <w:r>
          <w:rPr>
            <w:noProof/>
            <w:webHidden/>
          </w:rPr>
          <w:fldChar w:fldCharType="begin"/>
        </w:r>
        <w:r>
          <w:rPr>
            <w:noProof/>
            <w:webHidden/>
          </w:rPr>
          <w:instrText xml:space="preserve"> PAGEREF _Toc311538028 \h </w:instrText>
        </w:r>
        <w:r>
          <w:rPr>
            <w:noProof/>
            <w:webHidden/>
          </w:rPr>
        </w:r>
        <w:r>
          <w:rPr>
            <w:noProof/>
            <w:webHidden/>
          </w:rPr>
          <w:fldChar w:fldCharType="separate"/>
        </w:r>
        <w:r w:rsidR="007C552A">
          <w:rPr>
            <w:noProof/>
            <w:webHidden/>
          </w:rPr>
          <w:t>41</w:t>
        </w:r>
        <w:r>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29" w:history="1">
        <w:r w:rsidRPr="00770CE1">
          <w:rPr>
            <w:rStyle w:val="Hyperlink"/>
            <w:b/>
            <w:noProof/>
          </w:rPr>
          <w:t>Tabela 3</w:t>
        </w:r>
        <w:r w:rsidRPr="00770CE1">
          <w:rPr>
            <w:rStyle w:val="Hyperlink"/>
            <w:noProof/>
          </w:rPr>
          <w:t xml:space="preserve"> Execução dos métodos DES sem a abordagem DES-FA e utilizando a regra da votação majoritária para combinação. O valor de cada célula é a média da precisão de classificação de três iterações, com exceção do Oracle* obtido pelo autor.</w:t>
        </w:r>
        <w:r>
          <w:rPr>
            <w:noProof/>
            <w:webHidden/>
          </w:rPr>
          <w:tab/>
        </w:r>
        <w:r>
          <w:rPr>
            <w:noProof/>
            <w:webHidden/>
          </w:rPr>
          <w:fldChar w:fldCharType="begin"/>
        </w:r>
        <w:r>
          <w:rPr>
            <w:noProof/>
            <w:webHidden/>
          </w:rPr>
          <w:instrText xml:space="preserve"> PAGEREF _Toc311538029 \h </w:instrText>
        </w:r>
        <w:r>
          <w:rPr>
            <w:noProof/>
            <w:webHidden/>
          </w:rPr>
        </w:r>
        <w:r>
          <w:rPr>
            <w:noProof/>
            <w:webHidden/>
          </w:rPr>
          <w:fldChar w:fldCharType="separate"/>
        </w:r>
        <w:r w:rsidR="007C552A">
          <w:rPr>
            <w:noProof/>
            <w:webHidden/>
          </w:rPr>
          <w:t>42</w:t>
        </w:r>
        <w:r>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30" w:history="1">
        <w:r w:rsidRPr="00770CE1">
          <w:rPr>
            <w:rStyle w:val="Hyperlink"/>
            <w:b/>
            <w:noProof/>
          </w:rPr>
          <w:t>Tabela 4</w:t>
        </w:r>
        <w:r w:rsidRPr="00770CE1">
          <w:rPr>
            <w:rStyle w:val="Hyperlink"/>
            <w:noProof/>
          </w:rPr>
          <w:t xml:space="preserve"> Execução dos métodos DES com a abordagem DES-FA(1) e utilizando a regra da votação majoritária para combinação. O valor de cada célula é a média da precisão de classificação de três iterações, com exceção do Oracle* obtido pelo autor.</w:t>
        </w:r>
        <w:r>
          <w:rPr>
            <w:noProof/>
            <w:webHidden/>
          </w:rPr>
          <w:tab/>
        </w:r>
        <w:r>
          <w:rPr>
            <w:noProof/>
            <w:webHidden/>
          </w:rPr>
          <w:fldChar w:fldCharType="begin"/>
        </w:r>
        <w:r>
          <w:rPr>
            <w:noProof/>
            <w:webHidden/>
          </w:rPr>
          <w:instrText xml:space="preserve"> PAGEREF _Toc311538030 \h </w:instrText>
        </w:r>
        <w:r>
          <w:rPr>
            <w:noProof/>
            <w:webHidden/>
          </w:rPr>
        </w:r>
        <w:r>
          <w:rPr>
            <w:noProof/>
            <w:webHidden/>
          </w:rPr>
          <w:fldChar w:fldCharType="separate"/>
        </w:r>
        <w:r w:rsidR="007C552A">
          <w:rPr>
            <w:noProof/>
            <w:webHidden/>
          </w:rPr>
          <w:t>43</w:t>
        </w:r>
        <w:r>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31" w:history="1">
        <w:r w:rsidRPr="00770CE1">
          <w:rPr>
            <w:rStyle w:val="Hyperlink"/>
            <w:b/>
            <w:noProof/>
          </w:rPr>
          <w:t>Tabela 5</w:t>
        </w:r>
        <w:r w:rsidRPr="00770CE1">
          <w:rPr>
            <w:rStyle w:val="Hyperlink"/>
            <w:noProof/>
          </w:rPr>
          <w:t xml:space="preserve"> Execução dos métodos DES com a abordagem DES-FA(1) e utilizando a regra do produto para combinação. O valor de cada célula é a média da precisão de classificação de três iterações, com exceção do Oracle* obtido pelo autor.</w:t>
        </w:r>
        <w:r>
          <w:rPr>
            <w:noProof/>
            <w:webHidden/>
          </w:rPr>
          <w:tab/>
        </w:r>
        <w:r>
          <w:rPr>
            <w:noProof/>
            <w:webHidden/>
          </w:rPr>
          <w:fldChar w:fldCharType="begin"/>
        </w:r>
        <w:r>
          <w:rPr>
            <w:noProof/>
            <w:webHidden/>
          </w:rPr>
          <w:instrText xml:space="preserve"> PAGEREF _Toc311538031 \h </w:instrText>
        </w:r>
        <w:r>
          <w:rPr>
            <w:noProof/>
            <w:webHidden/>
          </w:rPr>
        </w:r>
        <w:r>
          <w:rPr>
            <w:noProof/>
            <w:webHidden/>
          </w:rPr>
          <w:fldChar w:fldCharType="separate"/>
        </w:r>
        <w:r w:rsidR="007C552A">
          <w:rPr>
            <w:noProof/>
            <w:webHidden/>
          </w:rPr>
          <w:t>44</w:t>
        </w:r>
        <w:r>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32" w:history="1">
        <w:r w:rsidRPr="00770CE1">
          <w:rPr>
            <w:rStyle w:val="Hyperlink"/>
            <w:b/>
            <w:noProof/>
          </w:rPr>
          <w:t>Tabela 6</w:t>
        </w:r>
        <w:r w:rsidRPr="00770CE1">
          <w:rPr>
            <w:rStyle w:val="Hyperlink"/>
            <w:noProof/>
          </w:rPr>
          <w:t xml:space="preserve"> Execução dos métodos DES com a abordagem DES-FA(1) e utilizando a regra da média para combinação. O valor de cada célula é a média da precisão de classificação de três iterações, com exceção do Oracle* obtido pelo autor.</w:t>
        </w:r>
        <w:r>
          <w:rPr>
            <w:noProof/>
            <w:webHidden/>
          </w:rPr>
          <w:tab/>
        </w:r>
        <w:r>
          <w:rPr>
            <w:noProof/>
            <w:webHidden/>
          </w:rPr>
          <w:fldChar w:fldCharType="begin"/>
        </w:r>
        <w:r>
          <w:rPr>
            <w:noProof/>
            <w:webHidden/>
          </w:rPr>
          <w:instrText xml:space="preserve"> PAGEREF _Toc311538032 \h </w:instrText>
        </w:r>
        <w:r>
          <w:rPr>
            <w:noProof/>
            <w:webHidden/>
          </w:rPr>
        </w:r>
        <w:r>
          <w:rPr>
            <w:noProof/>
            <w:webHidden/>
          </w:rPr>
          <w:fldChar w:fldCharType="separate"/>
        </w:r>
        <w:r w:rsidR="007C552A">
          <w:rPr>
            <w:noProof/>
            <w:webHidden/>
          </w:rPr>
          <w:t>45</w:t>
        </w:r>
        <w:r>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33" w:history="1">
        <w:r w:rsidRPr="00770CE1">
          <w:rPr>
            <w:rStyle w:val="Hyperlink"/>
            <w:b/>
            <w:noProof/>
          </w:rPr>
          <w:t>Tabela 7</w:t>
        </w:r>
        <w:r w:rsidRPr="00770CE1">
          <w:rPr>
            <w:rStyle w:val="Hyperlink"/>
            <w:noProof/>
          </w:rPr>
          <w:t xml:space="preserve"> Tempo de execução dos métodos </w:t>
        </w:r>
        <w:r w:rsidRPr="00770CE1">
          <w:rPr>
            <w:rStyle w:val="Hyperlink"/>
            <w:i/>
            <w:noProof/>
          </w:rPr>
          <w:t>DES</w:t>
        </w:r>
        <w:r w:rsidRPr="00770CE1">
          <w:rPr>
            <w:rStyle w:val="Hyperlink"/>
            <w:noProof/>
          </w:rPr>
          <w:t xml:space="preserve"> sem a abordagem </w:t>
        </w:r>
        <w:r w:rsidRPr="00770CE1">
          <w:rPr>
            <w:rStyle w:val="Hyperlink"/>
            <w:i/>
            <w:noProof/>
          </w:rPr>
          <w:t>DES-FA</w:t>
        </w:r>
        <w:r w:rsidRPr="00770CE1">
          <w:rPr>
            <w:rStyle w:val="Hyperlink"/>
            <w:noProof/>
          </w:rPr>
          <w:t>. O valor de cada célula é a média do tempo de processamento (em segundos) de três iterações.</w:t>
        </w:r>
        <w:r>
          <w:rPr>
            <w:noProof/>
            <w:webHidden/>
          </w:rPr>
          <w:tab/>
        </w:r>
        <w:r>
          <w:rPr>
            <w:noProof/>
            <w:webHidden/>
          </w:rPr>
          <w:fldChar w:fldCharType="begin"/>
        </w:r>
        <w:r>
          <w:rPr>
            <w:noProof/>
            <w:webHidden/>
          </w:rPr>
          <w:instrText xml:space="preserve"> PAGEREF _Toc311538033 \h </w:instrText>
        </w:r>
        <w:r>
          <w:rPr>
            <w:noProof/>
            <w:webHidden/>
          </w:rPr>
        </w:r>
        <w:r>
          <w:rPr>
            <w:noProof/>
            <w:webHidden/>
          </w:rPr>
          <w:fldChar w:fldCharType="separate"/>
        </w:r>
        <w:r w:rsidR="007C552A">
          <w:rPr>
            <w:noProof/>
            <w:webHidden/>
          </w:rPr>
          <w:t>46</w:t>
        </w:r>
        <w:r>
          <w:rPr>
            <w:noProof/>
            <w:webHidden/>
          </w:rPr>
          <w:fldChar w:fldCharType="end"/>
        </w:r>
      </w:hyperlink>
    </w:p>
    <w:p w:rsidR="009968DE" w:rsidRDefault="009968DE">
      <w:pPr>
        <w:pStyle w:val="ndicedeilustraes"/>
        <w:tabs>
          <w:tab w:val="right" w:leader="dot" w:pos="8494"/>
        </w:tabs>
        <w:rPr>
          <w:rFonts w:eastAsiaTheme="minorEastAsia"/>
          <w:noProof/>
          <w:sz w:val="22"/>
          <w:lang w:eastAsia="pt-BR"/>
        </w:rPr>
      </w:pPr>
      <w:hyperlink w:anchor="_Toc311538034" w:history="1">
        <w:r w:rsidRPr="00770CE1">
          <w:rPr>
            <w:rStyle w:val="Hyperlink"/>
            <w:b/>
            <w:noProof/>
          </w:rPr>
          <w:t>Tabela 8</w:t>
        </w:r>
        <w:r w:rsidRPr="00770CE1">
          <w:rPr>
            <w:rStyle w:val="Hyperlink"/>
            <w:noProof/>
          </w:rPr>
          <w:t xml:space="preserve"> Tempo de execução dos métodos </w:t>
        </w:r>
        <w:r w:rsidRPr="00770CE1">
          <w:rPr>
            <w:rStyle w:val="Hyperlink"/>
            <w:i/>
            <w:noProof/>
          </w:rPr>
          <w:t>DES</w:t>
        </w:r>
        <w:r w:rsidRPr="00770CE1">
          <w:rPr>
            <w:rStyle w:val="Hyperlink"/>
            <w:noProof/>
          </w:rPr>
          <w:t xml:space="preserve"> com a abordagem </w:t>
        </w:r>
        <w:r w:rsidRPr="00770CE1">
          <w:rPr>
            <w:rStyle w:val="Hyperlink"/>
            <w:i/>
            <w:noProof/>
          </w:rPr>
          <w:t>DES-FA(1).</w:t>
        </w:r>
        <w:r w:rsidRPr="00770CE1">
          <w:rPr>
            <w:rStyle w:val="Hyperlink"/>
            <w:noProof/>
          </w:rPr>
          <w:t xml:space="preserve"> O valor de cada célula é a média do tempo de processamento (em segundos) de três iterações.</w:t>
        </w:r>
        <w:r>
          <w:rPr>
            <w:noProof/>
            <w:webHidden/>
          </w:rPr>
          <w:tab/>
        </w:r>
        <w:r>
          <w:rPr>
            <w:noProof/>
            <w:webHidden/>
          </w:rPr>
          <w:fldChar w:fldCharType="begin"/>
        </w:r>
        <w:r>
          <w:rPr>
            <w:noProof/>
            <w:webHidden/>
          </w:rPr>
          <w:instrText xml:space="preserve"> PAGEREF _Toc311538034 \h </w:instrText>
        </w:r>
        <w:r>
          <w:rPr>
            <w:noProof/>
            <w:webHidden/>
          </w:rPr>
        </w:r>
        <w:r>
          <w:rPr>
            <w:noProof/>
            <w:webHidden/>
          </w:rPr>
          <w:fldChar w:fldCharType="separate"/>
        </w:r>
        <w:r w:rsidR="007C552A">
          <w:rPr>
            <w:noProof/>
            <w:webHidden/>
          </w:rPr>
          <w:t>46</w:t>
        </w:r>
        <w:r>
          <w:rPr>
            <w:noProof/>
            <w:webHidden/>
          </w:rPr>
          <w:fldChar w:fldCharType="end"/>
        </w:r>
      </w:hyperlink>
    </w:p>
    <w:p w:rsidR="00A05B37" w:rsidRDefault="00696BB6" w:rsidP="00A05B37">
      <w:r>
        <w:fldChar w:fldCharType="end"/>
      </w:r>
    </w:p>
    <w:p w:rsidR="00A05B37" w:rsidRDefault="00A05B37">
      <w:pPr>
        <w:spacing w:before="0" w:after="200" w:line="276" w:lineRule="auto"/>
      </w:pPr>
      <w:r>
        <w:br w:type="page"/>
      </w:r>
    </w:p>
    <w:p w:rsidR="00A05B37" w:rsidRDefault="00A05B37">
      <w:pPr>
        <w:spacing w:before="0" w:after="200" w:line="276" w:lineRule="auto"/>
      </w:pPr>
      <w:r>
        <w:lastRenderedPageBreak/>
        <w:br w:type="page"/>
      </w:r>
    </w:p>
    <w:p w:rsidR="007E42CE" w:rsidRDefault="007E42CE" w:rsidP="00A75A19">
      <w:pPr>
        <w:pStyle w:val="TCap"/>
        <w:sectPr w:rsidR="007E42CE">
          <w:footerReference w:type="default" r:id="rId10"/>
          <w:pgSz w:w="11906" w:h="16838"/>
          <w:pgMar w:top="1417" w:right="1701" w:bottom="1417" w:left="1701" w:header="708" w:footer="708" w:gutter="0"/>
          <w:cols w:space="708"/>
          <w:docGrid w:linePitch="360"/>
        </w:sectPr>
      </w:pPr>
    </w:p>
    <w:p w:rsidR="002D4A44" w:rsidRDefault="002D4A44" w:rsidP="00A75A19">
      <w:pPr>
        <w:pStyle w:val="TCap"/>
      </w:pPr>
      <w:r>
        <w:lastRenderedPageBreak/>
        <w:t>Capítulo 1</w:t>
      </w:r>
    </w:p>
    <w:p w:rsidR="00F06C99" w:rsidRPr="00E6702A" w:rsidRDefault="00F06C99" w:rsidP="00A75A19">
      <w:pPr>
        <w:pStyle w:val="TSeCap"/>
      </w:pPr>
      <w:bookmarkStart w:id="5" w:name="_Toc311217269"/>
      <w:bookmarkStart w:id="6" w:name="_Toc311537962"/>
      <w:r w:rsidRPr="00E6702A">
        <w:t>Introdução</w:t>
      </w:r>
      <w:bookmarkEnd w:id="5"/>
      <w:bookmarkEnd w:id="6"/>
    </w:p>
    <w:p w:rsidR="00F06C99" w:rsidRPr="00E6702A" w:rsidRDefault="00F06C99" w:rsidP="001F233E">
      <w:pPr>
        <w:pStyle w:val="T1Cap1"/>
      </w:pPr>
      <w:bookmarkStart w:id="7" w:name="_Toc311217270"/>
      <w:bookmarkStart w:id="8" w:name="_Toc311537963"/>
      <w:r w:rsidRPr="00E6702A">
        <w:t>Contextualização</w:t>
      </w:r>
      <w:bookmarkEnd w:id="7"/>
      <w:bookmarkEnd w:id="8"/>
    </w:p>
    <w:p w:rsidR="00F06C99" w:rsidRPr="00E6702A" w:rsidRDefault="00F06C99" w:rsidP="00A75A19">
      <w:r w:rsidRPr="00E6702A">
        <w:t xml:space="preserve">Para que seja possível a criação de diversos sistemas computacionais inteligentes, como a verificação de assinatura </w:t>
      </w:r>
      <w:r w:rsidRPr="005B3A8C">
        <w:rPr>
          <w:i/>
        </w:rPr>
        <w:t>off-line</w:t>
      </w:r>
      <w:r w:rsidRPr="00E6702A">
        <w:t>, reconhecimento de dígitos, reconhecimento de fala, entre outros sistemas, é necessário o uso de técnicas de aprendizagem de máquina/reconhecimento de padrões.</w:t>
      </w:r>
    </w:p>
    <w:p w:rsidR="00F06C99" w:rsidRPr="00E6702A" w:rsidRDefault="00F06C99" w:rsidP="001F233E">
      <w:pPr>
        <w:ind w:firstLine="708"/>
      </w:pPr>
      <w:r w:rsidRPr="00E6702A">
        <w:t>Segundo o teorema “</w:t>
      </w:r>
      <w:r w:rsidRPr="005B3A8C">
        <w:rPr>
          <w:i/>
        </w:rPr>
        <w:t>No Free Lunch</w:t>
      </w:r>
      <w:r w:rsidRPr="00E6702A">
        <w:t>”, não existe um único classificador que seja melhor que os outros classificadores para todos os problemas. Assim, quando não se tem conhecimento das distribuições dos dados do problema, não se pode afirmar que um classificador é em média melhor que outro. Isso torna difícil a tarefa de encontrar um único classificador que melhor resolve o problema. Muitos estudos têm mostrado que problemas de classificação são mais precisos quando é usado uma combinação de classificadores ao invés de um classificador individual. Por exemplo, diversos classificadores “fracos” ao serem combinados são capazes de superar um classificador individual específico para o problema.</w:t>
      </w:r>
    </w:p>
    <w:p w:rsidR="00F06C99" w:rsidRPr="00E6702A" w:rsidRDefault="00F06C99" w:rsidP="001F233E">
      <w:pPr>
        <w:ind w:firstLine="708"/>
      </w:pPr>
      <w:r w:rsidRPr="00E6702A">
        <w:t>Portanto, o uso de sistemas de múltiplos classificadores (</w:t>
      </w:r>
      <w:r w:rsidRPr="005B3A8C">
        <w:rPr>
          <w:i/>
        </w:rPr>
        <w:t>MCS - Multiple Classifier Systems</w:t>
      </w:r>
      <w:r w:rsidRPr="00E6702A">
        <w:t>) ou conjunto de classificadores (</w:t>
      </w:r>
      <w:r w:rsidRPr="005B3A8C">
        <w:rPr>
          <w:i/>
        </w:rPr>
        <w:t>EoC – Ensemble of Classifiers</w:t>
      </w:r>
      <w:r w:rsidRPr="00E6702A">
        <w:t>) ou ainda “</w:t>
      </w:r>
      <w:r w:rsidRPr="005B3A8C">
        <w:rPr>
          <w:i/>
        </w:rPr>
        <w:t>ensemble learning</w:t>
      </w:r>
      <w:r w:rsidRPr="00E6702A">
        <w:t xml:space="preserve">” tem sido útil para aumentar a precisão de classificação (melhorar as taxas de reconhecimento). Isso é possível devido à combinação das vantagens individuais dos classificadores em uma solução final. Essa ideia é bastante intuitiva uma vez que imita a natureza humana em buscar opiniões de diversas fontes a fim de ter uma opinião/decisão melhor. </w:t>
      </w:r>
    </w:p>
    <w:p w:rsidR="00F06C99" w:rsidRPr="00E6702A" w:rsidRDefault="00F06C99" w:rsidP="001F233E">
      <w:pPr>
        <w:ind w:firstLine="708"/>
      </w:pPr>
      <w:r w:rsidRPr="00E6702A">
        <w:t xml:space="preserve">Existem duas principais abordagens para a combinação de múltiplos classificadores: fusão de classificador e seleção de classificador. Nas técnicas de fusão, </w:t>
      </w:r>
      <w:r w:rsidRPr="00E6702A">
        <w:lastRenderedPageBreak/>
        <w:t>cada classificador é usado e suas saídas são agregadas através de uma função (votação majoritária, soma, produto, máximo, mínimo) ou até mesmo por meio de outro classificador final. Essa abordagem baseia-se no pressuposto que os erros de classificação são independentes para cada classificador. No entanto, não há garantia que um método particular de geração de classificadores (</w:t>
      </w:r>
      <w:r w:rsidRPr="005B3A8C">
        <w:rPr>
          <w:i/>
        </w:rPr>
        <w:t>bagging</w:t>
      </w:r>
      <w:r w:rsidRPr="00E6702A">
        <w:t xml:space="preserve">, </w:t>
      </w:r>
      <w:r w:rsidRPr="005B3A8C">
        <w:rPr>
          <w:i/>
        </w:rPr>
        <w:t>boosting</w:t>
      </w:r>
      <w:r w:rsidRPr="00E6702A">
        <w:t xml:space="preserve">, </w:t>
      </w:r>
      <w:r w:rsidRPr="005B3A8C">
        <w:rPr>
          <w:i/>
        </w:rPr>
        <w:t>random subspaces</w:t>
      </w:r>
      <w:r w:rsidRPr="00E6702A">
        <w:t>, etc) vai conseguir independência de erro. Quando a condição de independência não se verifica, não se pode assegurar que a fusão dos classificadores irá melhorar o desempenho da classificação final.</w:t>
      </w:r>
    </w:p>
    <w:p w:rsidR="00F06C99" w:rsidRPr="00E6702A" w:rsidRDefault="00F06C99" w:rsidP="001F233E">
      <w:pPr>
        <w:ind w:firstLine="708"/>
      </w:pPr>
      <w:r w:rsidRPr="00E6702A">
        <w:t>A abordagem de seleção de classificador baseia-se no princípio de regiões de competência, na qual acredita-se que um classificador ou um conjunto de classificadores sejam os mais competentes para classificar uma região. Portanto, é conhecido como seleção de classificador (</w:t>
      </w:r>
      <w:r w:rsidRPr="005B3A8C">
        <w:rPr>
          <w:i/>
        </w:rPr>
        <w:t>CS - Classifier Selection</w:t>
      </w:r>
      <w:r w:rsidRPr="00E6702A">
        <w:t>), a seleção feita de um único classificador para dar a resposta final. E seleção de ensemble (</w:t>
      </w:r>
      <w:r w:rsidRPr="005B3A8C">
        <w:rPr>
          <w:i/>
        </w:rPr>
        <w:t>ES - Ensemble Selection</w:t>
      </w:r>
      <w:r w:rsidRPr="00E6702A">
        <w:t xml:space="preserve">), quando um conjunto de classificadores é selecionado e suas saídas são combinadas por meio de fusão para a resposta final. </w:t>
      </w:r>
    </w:p>
    <w:p w:rsidR="00F06C99" w:rsidRPr="00E6702A" w:rsidRDefault="00F06C99" w:rsidP="001F233E">
      <w:pPr>
        <w:ind w:firstLine="708"/>
      </w:pPr>
      <w:r w:rsidRPr="00E6702A">
        <w:t xml:space="preserve">Estes métodos de combinação de classificadores podem ser estáticos (mesma combinação para cada padrão de consulta) ou dinâmicos (a combinação depende do padrão de consulta). Porém como diferentes padrões de teste, em geral, são associados a diferentes dificuldades de classificações com bases nas características de cada padrão, muitos estudos têm mostrado que a seleção dinâmica obtém melhores resultados que a seleção estática. E como a seleção de um único classificador é muito propenso a erros, </w:t>
      </w:r>
      <w:commentRangeStart w:id="9"/>
      <w:r w:rsidRPr="00E6702A">
        <w:t xml:space="preserve">muitos pesquisadores </w:t>
      </w:r>
      <w:commentRangeEnd w:id="9"/>
      <w:r w:rsidRPr="00E6702A">
        <w:commentReference w:id="9"/>
      </w:r>
      <w:r w:rsidRPr="00E6702A">
        <w:t>têm focado em métodos de seleção dinâmica de ensemble (</w:t>
      </w:r>
      <w:r w:rsidRPr="005B3A8C">
        <w:rPr>
          <w:i/>
        </w:rPr>
        <w:t>DES – Dynamic Ensemble Selection</w:t>
      </w:r>
      <w:r w:rsidRPr="00E6702A">
        <w:t>) ao invés de métodos de seleção dinâmica de classificador (</w:t>
      </w:r>
      <w:r w:rsidRPr="005B3A8C">
        <w:rPr>
          <w:i/>
        </w:rPr>
        <w:t>DCS – Dynamic Classifier Selection</w:t>
      </w:r>
      <w:r w:rsidRPr="00E6702A">
        <w:t xml:space="preserve">). Porém, muitos dos métodos </w:t>
      </w:r>
      <w:r w:rsidRPr="005B3A8C">
        <w:rPr>
          <w:i/>
        </w:rPr>
        <w:t>DES</w:t>
      </w:r>
      <w:r w:rsidRPr="00E6702A">
        <w:t xml:space="preserve"> são bastante influenciados pelos métodos </w:t>
      </w:r>
      <w:r w:rsidRPr="005B3A8C">
        <w:rPr>
          <w:i/>
        </w:rPr>
        <w:t>DCS</w:t>
      </w:r>
      <w:r w:rsidRPr="00E6702A">
        <w:t xml:space="preserve">, assim como o </w:t>
      </w:r>
      <w:r w:rsidRPr="005B3A8C">
        <w:rPr>
          <w:i/>
        </w:rPr>
        <w:t>KNORA</w:t>
      </w:r>
      <w:r w:rsidRPr="00E6702A">
        <w:t xml:space="preserve"> (</w:t>
      </w:r>
      <w:r w:rsidRPr="005B3A8C">
        <w:rPr>
          <w:i/>
        </w:rPr>
        <w:t>K-nearest-oracles</w:t>
      </w:r>
      <w:r w:rsidRPr="00E6702A">
        <w:t xml:space="preserve">) método </w:t>
      </w:r>
      <w:r w:rsidRPr="005B3A8C">
        <w:rPr>
          <w:i/>
        </w:rPr>
        <w:t>DES</w:t>
      </w:r>
      <w:r w:rsidRPr="00E6702A">
        <w:t xml:space="preserve"> que usa os mesmos conceitos de métodos </w:t>
      </w:r>
      <w:r w:rsidRPr="005B3A8C">
        <w:rPr>
          <w:i/>
        </w:rPr>
        <w:t>DCS</w:t>
      </w:r>
      <w:r w:rsidRPr="00E6702A">
        <w:t xml:space="preserve"> como o </w:t>
      </w:r>
      <w:r w:rsidRPr="005B3A8C">
        <w:rPr>
          <w:i/>
        </w:rPr>
        <w:t>DCS-LA</w:t>
      </w:r>
      <w:r w:rsidRPr="00E6702A">
        <w:t xml:space="preserve"> (</w:t>
      </w:r>
      <w:r w:rsidRPr="005B3A8C">
        <w:rPr>
          <w:i/>
        </w:rPr>
        <w:t>Dynamic Classifier Selection by Local Accuracy</w:t>
      </w:r>
      <w:r w:rsidRPr="00E6702A">
        <w:t>).</w:t>
      </w:r>
    </w:p>
    <w:p w:rsidR="00F06C99" w:rsidRPr="00E6702A" w:rsidRDefault="00F06C99" w:rsidP="001F233E">
      <w:pPr>
        <w:pStyle w:val="T1Cap1"/>
      </w:pPr>
      <w:bookmarkStart w:id="10" w:name="_Toc311217271"/>
      <w:bookmarkStart w:id="11" w:name="_Toc311537964"/>
      <w:r w:rsidRPr="00E6702A">
        <w:t>Objetivo</w:t>
      </w:r>
      <w:bookmarkEnd w:id="10"/>
      <w:bookmarkEnd w:id="11"/>
    </w:p>
    <w:p w:rsidR="00F06C99" w:rsidRPr="00E6702A" w:rsidRDefault="00F06C99" w:rsidP="00A75A19">
      <w:r w:rsidRPr="00E6702A">
        <w:t>Este trabalho tem como objetivo desenvolver um método de seleção dinâmica de classificadores (</w:t>
      </w:r>
      <w:r w:rsidRPr="005B3A8C">
        <w:rPr>
          <w:i/>
        </w:rPr>
        <w:t>DES</w:t>
      </w:r>
      <w:r w:rsidRPr="00E6702A">
        <w:t>) com o intuito de melhorar as taxas de classificação e analisar o seu desempenho com relação a outros métodos de seleção.</w:t>
      </w:r>
    </w:p>
    <w:p w:rsidR="00F06C99" w:rsidRPr="00E6702A" w:rsidRDefault="00F06C99" w:rsidP="001F233E">
      <w:pPr>
        <w:pStyle w:val="T1Cap1"/>
      </w:pPr>
      <w:bookmarkStart w:id="12" w:name="_Toc311217272"/>
      <w:bookmarkStart w:id="13" w:name="_Toc311537965"/>
      <w:r w:rsidRPr="00E6702A">
        <w:lastRenderedPageBreak/>
        <w:t>Estrutura</w:t>
      </w:r>
      <w:bookmarkEnd w:id="12"/>
      <w:bookmarkEnd w:id="13"/>
    </w:p>
    <w:p w:rsidR="005332D1" w:rsidRDefault="00F06C99" w:rsidP="00F544B2">
      <w:r w:rsidRPr="00E6702A">
        <w:t xml:space="preserve">A sequência do trabalho é dividida da seguinte forma: o Capítulo 2 terá o estado da arte, com uma revisão da literatura e a descrição dos métodos de geração, seleção e combinação de classificadores; </w:t>
      </w:r>
      <w:commentRangeStart w:id="14"/>
      <w:r w:rsidRPr="00E6702A">
        <w:t>no Capítulo 3 é descrito o método de seleção proposto</w:t>
      </w:r>
      <w:commentRangeEnd w:id="14"/>
      <w:r w:rsidRPr="00E6702A">
        <w:commentReference w:id="14"/>
      </w:r>
      <w:r w:rsidRPr="00E6702A">
        <w:t>; o Capítulo 4 contém os dados dos resultados obtidos dos experimentos e das bases utilizadas, e apresenta a conclusão do trabalho.</w:t>
      </w:r>
    </w:p>
    <w:p w:rsidR="009968DE" w:rsidRDefault="009968DE">
      <w:pPr>
        <w:spacing w:before="0" w:after="200" w:line="276" w:lineRule="auto"/>
        <w:jc w:val="left"/>
      </w:pPr>
      <w:r>
        <w:br w:type="page"/>
      </w:r>
    </w:p>
    <w:p w:rsidR="005332D1" w:rsidRDefault="005332D1" w:rsidP="00594A58">
      <w:r>
        <w:lastRenderedPageBreak/>
        <w:br w:type="page"/>
      </w:r>
    </w:p>
    <w:p w:rsidR="005332D1" w:rsidRDefault="005332D1" w:rsidP="00594A58">
      <w:pPr>
        <w:pStyle w:val="TCap"/>
      </w:pPr>
      <w:r>
        <w:lastRenderedPageBreak/>
        <w:t>Capítulo 2</w:t>
      </w:r>
    </w:p>
    <w:p w:rsidR="005332D1" w:rsidRPr="00594A58" w:rsidRDefault="005332D1" w:rsidP="00594A58">
      <w:pPr>
        <w:pStyle w:val="TSeCap"/>
      </w:pPr>
      <w:bookmarkStart w:id="15" w:name="_Toc311537966"/>
      <w:r w:rsidRPr="00594A58">
        <w:t>Estado da Arte</w:t>
      </w:r>
      <w:bookmarkEnd w:id="15"/>
    </w:p>
    <w:p w:rsidR="005332D1" w:rsidRPr="000B03B0" w:rsidRDefault="005332D1" w:rsidP="00594A58">
      <w:pPr>
        <w:pStyle w:val="T1Cap2"/>
      </w:pPr>
      <w:bookmarkStart w:id="16" w:name="_Toc311537967"/>
      <w:r w:rsidRPr="000B03B0">
        <w:t>Revisão da Literatura</w:t>
      </w:r>
      <w:bookmarkEnd w:id="16"/>
    </w:p>
    <w:p w:rsidR="005332D1" w:rsidRPr="000B03B0" w:rsidRDefault="005332D1" w:rsidP="00594A58">
      <w:r w:rsidRPr="000B03B0">
        <w:t xml:space="preserve">A combinação de opiniões especialistas é um tema estudado desde a metade do século XX. No início, os estudos eram voltados para aplicações como economia, democracia e decisões militares. Um dos primeiros modelos de aprendizagem de um sistema com múltiplos especialistas é a arquitetura </w:t>
      </w:r>
      <w:r w:rsidRPr="001E2C36">
        <w:rPr>
          <w:i/>
        </w:rPr>
        <w:t>Pandemonium</w:t>
      </w:r>
      <w:r w:rsidRPr="000B03B0">
        <w:t>, descrita por Oliver Selfridge em 1959. Posteriormente, alguns estudos importantes foram realizados sobre a combinação de especialistas usando diferentes termos e abordagens, mas a área de sistemas de múltiplos classificadores (</w:t>
      </w:r>
      <w:r w:rsidRPr="001E2C36">
        <w:rPr>
          <w:i/>
        </w:rPr>
        <w:t>MCS – Multiple Classifier Systems</w:t>
      </w:r>
      <w:r w:rsidRPr="000B03B0">
        <w:t xml:space="preserve">) ou </w:t>
      </w:r>
      <w:r w:rsidRPr="001E2C36">
        <w:rPr>
          <w:i/>
        </w:rPr>
        <w:t>ensemble learning</w:t>
      </w:r>
      <w:r w:rsidRPr="000B03B0">
        <w:t xml:space="preserve"> tornou-se popular a partir da década de 1990</w:t>
      </w:r>
      <w:r w:rsidR="00515001">
        <w:t xml:space="preserve">, </w:t>
      </w:r>
      <w:sdt>
        <w:sdtPr>
          <w:id w:val="-680357777"/>
          <w:citation/>
        </w:sdtPr>
        <w:sdtEndPr/>
        <w:sdtContent>
          <w:r w:rsidR="00515001">
            <w:fldChar w:fldCharType="begin"/>
          </w:r>
          <w:r w:rsidR="00515001">
            <w:instrText xml:space="preserve"> CITATION Pon11 \l 1046 </w:instrText>
          </w:r>
          <w:r w:rsidR="00515001">
            <w:fldChar w:fldCharType="separate"/>
          </w:r>
          <w:r w:rsidR="00515001">
            <w:rPr>
              <w:noProof/>
            </w:rPr>
            <w:t>(PONTI-JR, 2011)</w:t>
          </w:r>
          <w:r w:rsidR="00515001">
            <w:fldChar w:fldCharType="end"/>
          </w:r>
        </w:sdtContent>
      </w:sdt>
      <w:r w:rsidRPr="000B03B0">
        <w:t>.</w:t>
      </w:r>
    </w:p>
    <w:p w:rsidR="005332D1" w:rsidRPr="000B03B0" w:rsidRDefault="00515001" w:rsidP="00594A58">
      <w:pPr>
        <w:ind w:firstLine="708"/>
      </w:pPr>
      <w:r>
        <w:t>Hansen e Salamon (1990) mostraram</w:t>
      </w:r>
      <w:r w:rsidR="005332D1" w:rsidRPr="000B03B0">
        <w:t xml:space="preserve"> a propriedade de redução da variância em um sistema de ensemble, e que o desempenho de generalização de uma rede neural pode ser melhorado usando um conjunto de redes neurais de configuração semelhante</w:t>
      </w:r>
      <w:r>
        <w:t xml:space="preserve"> </w:t>
      </w:r>
      <w:sdt>
        <w:sdtPr>
          <w:id w:val="-77292514"/>
          <w:citation/>
        </w:sdtPr>
        <w:sdtEndPr/>
        <w:sdtContent>
          <w:r>
            <w:fldChar w:fldCharType="begin"/>
          </w:r>
          <w:r>
            <w:instrText xml:space="preserve"> CITATION Han90 \l 1046 </w:instrText>
          </w:r>
          <w:r>
            <w:fldChar w:fldCharType="separate"/>
          </w:r>
          <w:r>
            <w:rPr>
              <w:noProof/>
            </w:rPr>
            <w:t>(HANSEN e SALAMON, 1990)</w:t>
          </w:r>
          <w:r>
            <w:fldChar w:fldCharType="end"/>
          </w:r>
        </w:sdtContent>
      </w:sdt>
      <w:r w:rsidR="005332D1" w:rsidRPr="000B03B0">
        <w:t xml:space="preserve">. Mas foi o trabalho de Schapire que colocou os sistemas de </w:t>
      </w:r>
      <w:r w:rsidR="005332D1" w:rsidRPr="00BA343E">
        <w:rPr>
          <w:i/>
        </w:rPr>
        <w:t>ensemble</w:t>
      </w:r>
      <w:r w:rsidR="005332D1" w:rsidRPr="000B03B0">
        <w:t xml:space="preserve"> no centro das pesquisas de aprendizagem de máquina, quando ele provou que um classificador forte no sentido provavelmente aproximadamente correto (</w:t>
      </w:r>
      <w:r w:rsidR="005332D1" w:rsidRPr="001E2C36">
        <w:rPr>
          <w:i/>
        </w:rPr>
        <w:t>PAC – Probably Approximately Correct</w:t>
      </w:r>
      <w:r w:rsidR="005332D1" w:rsidRPr="000B03B0">
        <w:t xml:space="preserve">) pode ser gerado pela combinação de classificadores fracos através de um procedimento que ele o chamou de </w:t>
      </w:r>
      <w:r w:rsidR="005332D1" w:rsidRPr="001E2C36">
        <w:rPr>
          <w:i/>
        </w:rPr>
        <w:t>boosting</w:t>
      </w:r>
      <w:r w:rsidR="005332D1" w:rsidRPr="000B03B0">
        <w:t xml:space="preserve"> </w:t>
      </w:r>
      <w:sdt>
        <w:sdtPr>
          <w:id w:val="161293249"/>
          <w:citation/>
        </w:sdtPr>
        <w:sdtEndPr/>
        <w:sdtContent>
          <w:r>
            <w:fldChar w:fldCharType="begin"/>
          </w:r>
          <w:r>
            <w:instrText xml:space="preserve"> CITATION Sch90 \l 1046 </w:instrText>
          </w:r>
          <w:r>
            <w:fldChar w:fldCharType="separate"/>
          </w:r>
          <w:r>
            <w:rPr>
              <w:noProof/>
            </w:rPr>
            <w:t>(SCHAPIRE, 1990)</w:t>
          </w:r>
          <w:r>
            <w:fldChar w:fldCharType="end"/>
          </w:r>
        </w:sdtContent>
      </w:sdt>
      <w:r w:rsidR="005332D1" w:rsidRPr="000B03B0">
        <w:t>.</w:t>
      </w:r>
    </w:p>
    <w:p w:rsidR="005332D1" w:rsidRPr="000B03B0" w:rsidRDefault="005332D1" w:rsidP="00594A58">
      <w:pPr>
        <w:ind w:firstLine="708"/>
      </w:pPr>
      <w:r w:rsidRPr="000B03B0">
        <w:t xml:space="preserve">Esses trabalhos foram fundamentais para que as pesquisas em </w:t>
      </w:r>
      <w:r w:rsidRPr="001E2C36">
        <w:rPr>
          <w:i/>
        </w:rPr>
        <w:t>ensemble learning</w:t>
      </w:r>
      <w:r w:rsidRPr="000B03B0">
        <w:t xml:space="preserve"> tenham expandido rapidamente e foram categorizados como sendo de seleção ou fusão, caso os classificadores sejam selecionados ou se suas saídas são combinadas, respectivamente. Lembrando que esses dois métodos, seleção e fusão, podem ser combinados.</w:t>
      </w:r>
    </w:p>
    <w:p w:rsidR="005332D1" w:rsidRPr="000B03B0" w:rsidRDefault="005332D1" w:rsidP="00BA343E">
      <w:pPr>
        <w:ind w:firstLine="708"/>
      </w:pPr>
      <w:r w:rsidRPr="000B03B0">
        <w:lastRenderedPageBreak/>
        <w:t xml:space="preserve">Nos trabalhos de fusão a preocupação se restringe a duas etapas: i) procedimento de geração dos classificadores individuais ou ensemble. ii) estratégia empregada para combinação dos classificadores. Assim diversos métodos de geração de ensemble surgiram como: </w:t>
      </w:r>
      <w:r w:rsidRPr="001E2C36">
        <w:rPr>
          <w:i/>
        </w:rPr>
        <w:t>bagging</w:t>
      </w:r>
      <w:r w:rsidRPr="000B03B0">
        <w:t xml:space="preserve"> </w:t>
      </w:r>
      <w:sdt>
        <w:sdtPr>
          <w:id w:val="1979260157"/>
          <w:citation/>
        </w:sdtPr>
        <w:sdtEndPr/>
        <w:sdtContent>
          <w:r w:rsidR="009C04EF">
            <w:fldChar w:fldCharType="begin"/>
          </w:r>
          <w:r w:rsidR="009C04EF">
            <w:instrText xml:space="preserve"> CITATION Bre96 \l 1046 </w:instrText>
          </w:r>
          <w:r w:rsidR="009C04EF">
            <w:fldChar w:fldCharType="separate"/>
          </w:r>
          <w:r w:rsidR="009C04EF">
            <w:rPr>
              <w:noProof/>
            </w:rPr>
            <w:t>(BREIMAN, 1996)</w:t>
          </w:r>
          <w:r w:rsidR="009C04EF">
            <w:fldChar w:fldCharType="end"/>
          </w:r>
        </w:sdtContent>
      </w:sdt>
      <w:r w:rsidRPr="000B03B0">
        <w:t xml:space="preserve">, </w:t>
      </w:r>
      <w:r w:rsidRPr="001E2C36">
        <w:rPr>
          <w:i/>
        </w:rPr>
        <w:t>boosting</w:t>
      </w:r>
      <w:r w:rsidRPr="000B03B0">
        <w:t xml:space="preserve"> </w:t>
      </w:r>
      <w:sdt>
        <w:sdtPr>
          <w:id w:val="2040001672"/>
          <w:citation/>
        </w:sdtPr>
        <w:sdtEndPr/>
        <w:sdtContent>
          <w:r w:rsidR="009C04EF">
            <w:fldChar w:fldCharType="begin"/>
          </w:r>
          <w:r w:rsidR="009C04EF">
            <w:instrText xml:space="preserve"> CITATION Sch90 \l 1046 </w:instrText>
          </w:r>
          <w:r w:rsidR="009C04EF">
            <w:fldChar w:fldCharType="separate"/>
          </w:r>
          <w:r w:rsidR="009C04EF">
            <w:rPr>
              <w:noProof/>
            </w:rPr>
            <w:t>(SCHAPIRE, 1990)</w:t>
          </w:r>
          <w:r w:rsidR="009C04EF">
            <w:fldChar w:fldCharType="end"/>
          </w:r>
        </w:sdtContent>
      </w:sdt>
      <w:r w:rsidRPr="000B03B0">
        <w:t xml:space="preserve">, </w:t>
      </w:r>
      <w:r w:rsidRPr="001E2C36">
        <w:rPr>
          <w:i/>
        </w:rPr>
        <w:t>AdaBoost</w:t>
      </w:r>
      <w:r w:rsidRPr="000B03B0">
        <w:t xml:space="preserve"> </w:t>
      </w:r>
      <w:sdt>
        <w:sdtPr>
          <w:id w:val="1839187734"/>
          <w:citation/>
        </w:sdtPr>
        <w:sdtEndPr/>
        <w:sdtContent>
          <w:r w:rsidR="009C04EF">
            <w:fldChar w:fldCharType="begin"/>
          </w:r>
          <w:r w:rsidR="009C04EF">
            <w:instrText xml:space="preserve"> CITATION Fre96 \l 1046 </w:instrText>
          </w:r>
          <w:r w:rsidR="009C04EF">
            <w:fldChar w:fldCharType="separate"/>
          </w:r>
          <w:r w:rsidR="009C04EF">
            <w:rPr>
              <w:noProof/>
            </w:rPr>
            <w:t>(FREUND e SCHAPIRE, 1996)</w:t>
          </w:r>
          <w:r w:rsidR="009C04EF">
            <w:fldChar w:fldCharType="end"/>
          </w:r>
        </w:sdtContent>
      </w:sdt>
      <w:r w:rsidRPr="000B03B0">
        <w:t xml:space="preserve">, </w:t>
      </w:r>
      <w:r w:rsidRPr="001E2C36">
        <w:rPr>
          <w:i/>
        </w:rPr>
        <w:t>Random Subspace Method</w:t>
      </w:r>
      <w:r w:rsidRPr="000B03B0">
        <w:t xml:space="preserve"> </w:t>
      </w:r>
      <w:sdt>
        <w:sdtPr>
          <w:id w:val="-1461174586"/>
          <w:citation/>
        </w:sdtPr>
        <w:sdtEndPr/>
        <w:sdtContent>
          <w:r w:rsidR="009C04EF">
            <w:fldChar w:fldCharType="begin"/>
          </w:r>
          <w:r w:rsidR="009C04EF">
            <w:instrText xml:space="preserve"> CITATION HoT98 \l 1046 </w:instrText>
          </w:r>
          <w:r w:rsidR="009C04EF">
            <w:fldChar w:fldCharType="separate"/>
          </w:r>
          <w:r w:rsidR="009C04EF">
            <w:rPr>
              <w:noProof/>
            </w:rPr>
            <w:t>(HO, 1998)</w:t>
          </w:r>
          <w:r w:rsidR="009C04EF">
            <w:fldChar w:fldCharType="end"/>
          </w:r>
        </w:sdtContent>
      </w:sdt>
      <w:r w:rsidRPr="000B03B0">
        <w:t xml:space="preserve">. Esses métodos de geração têm como objetivo construir um bom ensemble, onde os classificadores sejam precisos e diversos quanto possíveis. Para a segunda etapa, a combinação pode ser aplicada às classes de saída ou a um conjunto de valores contínuos para cada classe específica resultante da classificação de um especialista individual do ensemble </w:t>
      </w:r>
      <w:sdt>
        <w:sdtPr>
          <w:id w:val="-328979659"/>
          <w:citation/>
        </w:sdtPr>
        <w:sdtEndPr/>
        <w:sdtContent>
          <w:r w:rsidR="005C3E7A">
            <w:fldChar w:fldCharType="begin"/>
          </w:r>
          <w:r w:rsidR="005C3E7A">
            <w:instrText xml:space="preserve"> CITATION Kit98 \l 1046 </w:instrText>
          </w:r>
          <w:r w:rsidR="005C3E7A">
            <w:fldChar w:fldCharType="separate"/>
          </w:r>
          <w:r w:rsidR="005C3E7A">
            <w:rPr>
              <w:noProof/>
            </w:rPr>
            <w:t xml:space="preserve">(KITTLER, HATEF, </w:t>
          </w:r>
          <w:r w:rsidR="005C3E7A">
            <w:rPr>
              <w:i/>
              <w:iCs/>
              <w:noProof/>
            </w:rPr>
            <w:t>et al.</w:t>
          </w:r>
          <w:r w:rsidR="005C3E7A">
            <w:rPr>
              <w:noProof/>
            </w:rPr>
            <w:t>, 1998)</w:t>
          </w:r>
          <w:r w:rsidR="005C3E7A">
            <w:fldChar w:fldCharType="end"/>
          </w:r>
        </w:sdtContent>
      </w:sdt>
      <w:r w:rsidRPr="000B03B0">
        <w:t>. Neste último caso, as saídas são frequentemente normalizadas no intervalo [0, 1], e esses valores são interpretados como um suporte dado pelo classificador para cada classe. Tal interpretação permite a aplicação de várias regras algébricas de combinação (votação majoritária, máximo, mínimo, soma, produto e outras combinações de probabilidades a posteriori) (</w:t>
      </w:r>
      <w:sdt>
        <w:sdtPr>
          <w:id w:val="-1453015346"/>
          <w:citation/>
        </w:sdtPr>
        <w:sdtEndPr/>
        <w:sdtContent>
          <w:r w:rsidR="00BA343E">
            <w:fldChar w:fldCharType="begin"/>
          </w:r>
          <w:r w:rsidR="00BA343E">
            <w:instrText xml:space="preserve"> CITATION Kit98 \l 1046 </w:instrText>
          </w:r>
          <w:r w:rsidR="00BA343E">
            <w:fldChar w:fldCharType="separate"/>
          </w:r>
          <w:r w:rsidR="00BA343E">
            <w:rPr>
              <w:noProof/>
            </w:rPr>
            <w:t xml:space="preserve"> (KITTLER, HATEF, </w:t>
          </w:r>
          <w:r w:rsidR="00BA343E">
            <w:rPr>
              <w:i/>
              <w:iCs/>
              <w:noProof/>
            </w:rPr>
            <w:t>et al.</w:t>
          </w:r>
          <w:r w:rsidR="00BA343E">
            <w:rPr>
              <w:noProof/>
            </w:rPr>
            <w:t>, 1998)</w:t>
          </w:r>
          <w:r w:rsidR="00BA343E">
            <w:fldChar w:fldCharType="end"/>
          </w:r>
        </w:sdtContent>
      </w:sdt>
      <w:r w:rsidRPr="000B03B0">
        <w:t xml:space="preserve">, </w:t>
      </w:r>
      <w:sdt>
        <w:sdtPr>
          <w:id w:val="1309593893"/>
          <w:citation/>
        </w:sdtPr>
        <w:sdtEndPr/>
        <w:sdtContent>
          <w:r w:rsidR="00BA343E">
            <w:fldChar w:fldCharType="begin"/>
          </w:r>
          <w:r w:rsidR="00BA343E">
            <w:instrText xml:space="preserve"> CITATION Kun02 \l 1046 </w:instrText>
          </w:r>
          <w:r w:rsidR="00BA343E">
            <w:fldChar w:fldCharType="separate"/>
          </w:r>
          <w:r w:rsidR="00BA343E">
            <w:rPr>
              <w:noProof/>
            </w:rPr>
            <w:t>(KUNCHEVA, 2002)</w:t>
          </w:r>
          <w:r w:rsidR="00BA343E">
            <w:fldChar w:fldCharType="end"/>
          </w:r>
        </w:sdtContent>
      </w:sdt>
      <w:r w:rsidRPr="000B03B0">
        <w:t xml:space="preserve">, </w:t>
      </w:r>
      <w:sdt>
        <w:sdtPr>
          <w:id w:val="-1670632888"/>
          <w:citation/>
        </w:sdtPr>
        <w:sdtEndPr/>
        <w:sdtContent>
          <w:r w:rsidR="00BA343E">
            <w:fldChar w:fldCharType="begin"/>
          </w:r>
          <w:r w:rsidR="00BA343E">
            <w:instrText xml:space="preserve"> CITATION Rol02 \l 1046 </w:instrText>
          </w:r>
          <w:r w:rsidR="00BA343E">
            <w:fldChar w:fldCharType="separate"/>
          </w:r>
          <w:r w:rsidR="00BA343E">
            <w:rPr>
              <w:noProof/>
            </w:rPr>
            <w:t>(ROLI e GIACINTO, 2002)</w:t>
          </w:r>
          <w:r w:rsidR="00BA343E">
            <w:fldChar w:fldCharType="end"/>
          </w:r>
        </w:sdtContent>
      </w:sdt>
      <w:r w:rsidR="00BA343E">
        <w:t xml:space="preserve"> </w:t>
      </w:r>
      <w:r w:rsidRPr="000B03B0">
        <w:t>), e mais recentemente, modelos de decisão (</w:t>
      </w:r>
      <w:r w:rsidRPr="00BA343E">
        <w:rPr>
          <w:i/>
        </w:rPr>
        <w:t>decision templates</w:t>
      </w:r>
      <w:r w:rsidRPr="000B03B0">
        <w:t xml:space="preserve">) </w:t>
      </w:r>
      <w:sdt>
        <w:sdtPr>
          <w:id w:val="-136488390"/>
          <w:citation/>
        </w:sdtPr>
        <w:sdtEndPr/>
        <w:sdtContent>
          <w:r w:rsidR="00BA343E">
            <w:fldChar w:fldCharType="begin"/>
          </w:r>
          <w:r w:rsidR="00BA343E">
            <w:instrText xml:space="preserve"> CITATION Kun01 \l 1046 </w:instrText>
          </w:r>
          <w:r w:rsidR="00BA343E">
            <w:fldChar w:fldCharType="separate"/>
          </w:r>
          <w:r w:rsidR="00BA343E">
            <w:rPr>
              <w:noProof/>
            </w:rPr>
            <w:t>(KUNCHEVA, BEZDEK e DUIN, 2001)</w:t>
          </w:r>
          <w:r w:rsidR="00BA343E">
            <w:fldChar w:fldCharType="end"/>
          </w:r>
        </w:sdtContent>
      </w:sdt>
      <w:r w:rsidRPr="000B03B0">
        <w:t>.</w:t>
      </w:r>
    </w:p>
    <w:p w:rsidR="005332D1" w:rsidRPr="000B03B0" w:rsidRDefault="005332D1" w:rsidP="00594A58">
      <w:pPr>
        <w:ind w:firstLine="708"/>
      </w:pPr>
      <w:r w:rsidRPr="000B03B0">
        <w:t>Porém, vários estudos têm investigado bastante o uso da abordagem de seleção de classificador como uma opção ao invés da fusão, pois esta exige a independência de classificadores. Como resultado, vários métodos de seleção dinâmica (</w:t>
      </w:r>
      <w:r w:rsidRPr="001E2C36">
        <w:rPr>
          <w:i/>
        </w:rPr>
        <w:t>DCS</w:t>
      </w:r>
      <w:r w:rsidRPr="000B03B0">
        <w:t xml:space="preserve"> e </w:t>
      </w:r>
      <w:r w:rsidRPr="001E2C36">
        <w:rPr>
          <w:i/>
        </w:rPr>
        <w:t>DES</w:t>
      </w:r>
      <w:r w:rsidRPr="000B03B0">
        <w:t>) têm sido propostos na literatura como visto a seguir.</w:t>
      </w:r>
    </w:p>
    <w:p w:rsidR="005332D1" w:rsidRPr="000B03B0" w:rsidRDefault="005332D1" w:rsidP="00594A58">
      <w:pPr>
        <w:ind w:firstLine="708"/>
      </w:pPr>
      <w:r w:rsidRPr="000B03B0">
        <w:t>Em 1997, Woods propôs em</w:t>
      </w:r>
      <w:r w:rsidR="00BA343E">
        <w:t xml:space="preserve"> </w:t>
      </w:r>
      <w:sdt>
        <w:sdtPr>
          <w:id w:val="2029455466"/>
          <w:citation/>
        </w:sdtPr>
        <w:sdtEndPr/>
        <w:sdtContent>
          <w:r w:rsidR="00BA343E">
            <w:fldChar w:fldCharType="begin"/>
          </w:r>
          <w:r w:rsidR="00BA343E">
            <w:instrText xml:space="preserve"> CITATION Woo97 \l 1046 </w:instrText>
          </w:r>
          <w:r w:rsidR="00BA343E">
            <w:fldChar w:fldCharType="separate"/>
          </w:r>
          <w:r w:rsidR="00BA343E">
            <w:rPr>
              <w:noProof/>
            </w:rPr>
            <w:t>(WOODS, KEGELMEYER JR. e BOWYER, 1997)</w:t>
          </w:r>
          <w:r w:rsidR="00BA343E">
            <w:fldChar w:fldCharType="end"/>
          </w:r>
        </w:sdtContent>
      </w:sdt>
      <w:r w:rsidRPr="000B03B0">
        <w:t xml:space="preserve"> uma abordagem para seleção dinâmica de classificador, o </w:t>
      </w:r>
      <w:r w:rsidRPr="001E2C36">
        <w:rPr>
          <w:i/>
        </w:rPr>
        <w:t>DCS-LA</w:t>
      </w:r>
      <w:r w:rsidRPr="000B03B0">
        <w:t xml:space="preserve"> (</w:t>
      </w:r>
      <w:r w:rsidRPr="001E2C36">
        <w:rPr>
          <w:i/>
        </w:rPr>
        <w:t>Dynamic Classifier Selection by Local Accuracy</w:t>
      </w:r>
      <w:r w:rsidRPr="000B03B0">
        <w:t>), baseado no conceito “</w:t>
      </w:r>
      <w:r w:rsidRPr="001E2C36">
        <w:rPr>
          <w:i/>
        </w:rPr>
        <w:t>Local Accuracy Estimates</w:t>
      </w:r>
      <w:r w:rsidRPr="000B03B0">
        <w:t xml:space="preserve">”, em que a precisão local de cada classificador em relação a um padrão de teste é estimada e o classificador com a maior precisão local é selecionado. Woods ainda propôs dois métodos para estimar a precisão local (local accuracy): </w:t>
      </w:r>
      <w:r w:rsidRPr="001E2C36">
        <w:rPr>
          <w:i/>
        </w:rPr>
        <w:t>OLA</w:t>
      </w:r>
      <w:r w:rsidRPr="000B03B0">
        <w:t xml:space="preserve"> (</w:t>
      </w:r>
      <w:r w:rsidRPr="001E2C36">
        <w:rPr>
          <w:i/>
        </w:rPr>
        <w:t>Overall Local Accuracy</w:t>
      </w:r>
      <w:r w:rsidRPr="000B03B0">
        <w:t xml:space="preserve">), e o </w:t>
      </w:r>
      <w:r w:rsidRPr="001E2C36">
        <w:rPr>
          <w:i/>
        </w:rPr>
        <w:t>LCA</w:t>
      </w:r>
      <w:r w:rsidRPr="000B03B0">
        <w:t xml:space="preserve"> (</w:t>
      </w:r>
      <w:r w:rsidRPr="001E2C36">
        <w:rPr>
          <w:i/>
        </w:rPr>
        <w:t>Local Class Accuracy</w:t>
      </w:r>
      <w:r w:rsidRPr="000B03B0">
        <w:t xml:space="preserve">). Em que </w:t>
      </w:r>
      <w:r w:rsidR="00057260">
        <w:t>o</w:t>
      </w:r>
      <w:r w:rsidR="00057260" w:rsidRPr="000B03B0">
        <w:t xml:space="preserve"> </w:t>
      </w:r>
      <w:r w:rsidRPr="001E2C36">
        <w:rPr>
          <w:i/>
        </w:rPr>
        <w:t>OLA</w:t>
      </w:r>
      <w:r w:rsidRPr="000B03B0">
        <w:t xml:space="preserve"> é uma simples precisão de classificação ao redor de uma amostra de teste para cada classificador, e </w:t>
      </w:r>
      <w:r w:rsidR="00057260">
        <w:t>o</w:t>
      </w:r>
      <w:r w:rsidR="00057260" w:rsidRPr="000B03B0">
        <w:t xml:space="preserve"> </w:t>
      </w:r>
      <w:r w:rsidRPr="001E2C36">
        <w:rPr>
          <w:i/>
        </w:rPr>
        <w:t>LCA</w:t>
      </w:r>
      <w:r w:rsidRPr="000B03B0">
        <w:t xml:space="preserve"> é similar ao </w:t>
      </w:r>
      <w:r w:rsidRPr="001E2C36">
        <w:rPr>
          <w:i/>
        </w:rPr>
        <w:t>OLA</w:t>
      </w:r>
      <w:r w:rsidRPr="000B03B0">
        <w:t>, só que a precisão local é com respeito as classes de saída.</w:t>
      </w:r>
    </w:p>
    <w:p w:rsidR="005332D1" w:rsidRPr="000B03B0" w:rsidRDefault="005332D1" w:rsidP="00594A58">
      <w:pPr>
        <w:ind w:firstLine="708"/>
      </w:pPr>
      <w:r w:rsidRPr="000B03B0">
        <w:t>Já Giacinto propôs em</w:t>
      </w:r>
      <w:r w:rsidR="00BA343E">
        <w:t xml:space="preserve"> </w:t>
      </w:r>
      <w:sdt>
        <w:sdtPr>
          <w:id w:val="-1811553036"/>
          <w:citation/>
        </w:sdtPr>
        <w:sdtEndPr/>
        <w:sdtContent>
          <w:r w:rsidR="00BA343E">
            <w:fldChar w:fldCharType="begin"/>
          </w:r>
          <w:r w:rsidR="00BA343E">
            <w:instrText xml:space="preserve"> CITATION Gia99 \l 1046 </w:instrText>
          </w:r>
          <w:r w:rsidR="00BA343E">
            <w:fldChar w:fldCharType="separate"/>
          </w:r>
          <w:r w:rsidR="00BA343E">
            <w:rPr>
              <w:noProof/>
            </w:rPr>
            <w:t>(GIACINTO e ROLI, 1999)</w:t>
          </w:r>
          <w:r w:rsidR="00BA343E">
            <w:fldChar w:fldCharType="end"/>
          </w:r>
        </w:sdtContent>
      </w:sdt>
      <w:r w:rsidRPr="000B03B0">
        <w:t xml:space="preserve"> um </w:t>
      </w:r>
      <w:r w:rsidRPr="001E2C36">
        <w:rPr>
          <w:i/>
        </w:rPr>
        <w:t>framework</w:t>
      </w:r>
      <w:r w:rsidRPr="000B03B0">
        <w:t xml:space="preserve"> para a seleção dinâmica de classificadores usando os métodos de seleção </w:t>
      </w:r>
      <w:r w:rsidRPr="001E2C36">
        <w:rPr>
          <w:i/>
        </w:rPr>
        <w:t>A Priori</w:t>
      </w:r>
      <w:r w:rsidRPr="000B03B0">
        <w:t xml:space="preserve"> e </w:t>
      </w:r>
      <w:r w:rsidRPr="001E2C36">
        <w:rPr>
          <w:i/>
        </w:rPr>
        <w:t>A Posteriori</w:t>
      </w:r>
      <w:r w:rsidRPr="000B03B0">
        <w:t xml:space="preserve"> e um </w:t>
      </w:r>
      <w:r w:rsidRPr="000B03B0">
        <w:lastRenderedPageBreak/>
        <w:t xml:space="preserve">algoritmo baseado em seu </w:t>
      </w:r>
      <w:r w:rsidRPr="001E2C36">
        <w:rPr>
          <w:i/>
        </w:rPr>
        <w:t>framework</w:t>
      </w:r>
      <w:r w:rsidRPr="000B03B0">
        <w:t xml:space="preserve"> proposto. Esses métodos de seleção são baseados na estimativa da probabilidade da classificação correta em uma região local do espaço de características em torno do padrão de teste desconhecido. Portanto, assim como os métodos de Woods baseados na estimativa da precisão local, o classificador que tiver a maior probabilidade de classificação correta sobre a amostra de teste é selecionado, em que o método </w:t>
      </w:r>
      <w:r w:rsidRPr="001E2C36">
        <w:rPr>
          <w:i/>
        </w:rPr>
        <w:t>A Priori</w:t>
      </w:r>
      <w:r w:rsidRPr="000B03B0">
        <w:t xml:space="preserve"> não usa a informação da classe atribuída pelo classificador ao padrão de teste, e </w:t>
      </w:r>
      <w:r w:rsidRPr="001E2C36">
        <w:rPr>
          <w:i/>
        </w:rPr>
        <w:t>A Posteriori</w:t>
      </w:r>
      <w:r w:rsidRPr="000B03B0">
        <w:t xml:space="preserve"> usa a informação da classe.</w:t>
      </w:r>
    </w:p>
    <w:p w:rsidR="005332D1" w:rsidRPr="000B03B0" w:rsidRDefault="005332D1" w:rsidP="00594A58">
      <w:pPr>
        <w:ind w:firstLine="708"/>
      </w:pPr>
      <w:r w:rsidRPr="000B03B0">
        <w:t xml:space="preserve">Uma maneira de obter o máximo de desempenho de um </w:t>
      </w:r>
      <w:r w:rsidRPr="001E2C36">
        <w:rPr>
          <w:i/>
        </w:rPr>
        <w:t>EoC</w:t>
      </w:r>
      <w:r w:rsidRPr="000B03B0">
        <w:t xml:space="preserve"> é através do conceito </w:t>
      </w:r>
      <w:r w:rsidRPr="001E2C36">
        <w:rPr>
          <w:i/>
        </w:rPr>
        <w:t>Oracle</w:t>
      </w:r>
      <w:r w:rsidRPr="000B03B0">
        <w:t xml:space="preserve">, em que temos um seletor ótimo ou ideal para um conjunto de classificadores, ou seja, o </w:t>
      </w:r>
      <w:r w:rsidRPr="001E2C36">
        <w:rPr>
          <w:i/>
        </w:rPr>
        <w:t>Oracle</w:t>
      </w:r>
      <w:r w:rsidRPr="000B03B0">
        <w:t xml:space="preserve"> classifica corretamente um dado padrão se existe algum classificador do </w:t>
      </w:r>
      <w:r w:rsidRPr="001E2C36">
        <w:rPr>
          <w:i/>
        </w:rPr>
        <w:t>EoC</w:t>
      </w:r>
      <w:r w:rsidRPr="000B03B0">
        <w:t xml:space="preserve"> que o classifica corretamente, assim o </w:t>
      </w:r>
      <w:r w:rsidRPr="001E2C36">
        <w:rPr>
          <w:i/>
        </w:rPr>
        <w:t>Oracle</w:t>
      </w:r>
      <w:r w:rsidRPr="000B03B0">
        <w:t xml:space="preserve"> é o limite superior do desempenho de um </w:t>
      </w:r>
      <w:r w:rsidRPr="001E2C36">
        <w:rPr>
          <w:i/>
        </w:rPr>
        <w:t>EoC</w:t>
      </w:r>
      <w:r w:rsidRPr="000B03B0">
        <w:t>.</w:t>
      </w:r>
    </w:p>
    <w:p w:rsidR="005332D1" w:rsidRPr="000B03B0" w:rsidRDefault="005332D1" w:rsidP="00594A58">
      <w:pPr>
        <w:ind w:firstLine="708"/>
      </w:pPr>
      <w:r w:rsidRPr="000B03B0">
        <w:t xml:space="preserve">A partir do conceito </w:t>
      </w:r>
      <w:r w:rsidRPr="001E2C36">
        <w:rPr>
          <w:i/>
        </w:rPr>
        <w:t>Oracle</w:t>
      </w:r>
      <w:r w:rsidRPr="000B03B0">
        <w:t>, Ko propôs</w:t>
      </w:r>
      <w:r w:rsidR="00BA343E">
        <w:t xml:space="preserve"> em </w:t>
      </w:r>
      <w:sdt>
        <w:sdtPr>
          <w:id w:val="-1422556993"/>
          <w:citation/>
        </w:sdtPr>
        <w:sdtEndPr/>
        <w:sdtContent>
          <w:r w:rsidR="00BA343E">
            <w:fldChar w:fldCharType="begin"/>
          </w:r>
          <w:r w:rsidR="00BA343E">
            <w:instrText xml:space="preserve"> CITATION KoA08 \l 1046 </w:instrText>
          </w:r>
          <w:r w:rsidR="00BA343E">
            <w:fldChar w:fldCharType="separate"/>
          </w:r>
          <w:r w:rsidR="00BA343E">
            <w:rPr>
              <w:noProof/>
            </w:rPr>
            <w:t>(KO, SABOURIN e JR., 2008)</w:t>
          </w:r>
          <w:r w:rsidR="00BA343E">
            <w:fldChar w:fldCharType="end"/>
          </w:r>
        </w:sdtContent>
      </w:sdt>
      <w:r w:rsidRPr="000B03B0">
        <w:t xml:space="preserve"> a abordagem </w:t>
      </w:r>
      <w:r w:rsidRPr="001E2C36">
        <w:rPr>
          <w:i/>
        </w:rPr>
        <w:t>KNORA</w:t>
      </w:r>
      <w:r w:rsidRPr="000B03B0">
        <w:t xml:space="preserve"> (</w:t>
      </w:r>
      <w:r w:rsidRPr="001E2C36">
        <w:rPr>
          <w:i/>
        </w:rPr>
        <w:t>K-nearest-oracles</w:t>
      </w:r>
      <w:r w:rsidRPr="000B03B0">
        <w:t xml:space="preserve">). O </w:t>
      </w:r>
      <w:r w:rsidRPr="001E2C36">
        <w:rPr>
          <w:i/>
        </w:rPr>
        <w:t>KNORA</w:t>
      </w:r>
      <w:r w:rsidRPr="000B03B0">
        <w:t xml:space="preserve"> é similar aos conceitos </w:t>
      </w:r>
      <w:r w:rsidRPr="001E2C36">
        <w:rPr>
          <w:i/>
        </w:rPr>
        <w:t>OLA</w:t>
      </w:r>
      <w:r w:rsidRPr="000B03B0">
        <w:t xml:space="preserve">, </w:t>
      </w:r>
      <w:r w:rsidRPr="001E2C36">
        <w:rPr>
          <w:i/>
        </w:rPr>
        <w:t>LCA</w:t>
      </w:r>
      <w:r w:rsidRPr="000B03B0">
        <w:t xml:space="preserve">, </w:t>
      </w:r>
      <w:r w:rsidRPr="001E2C36">
        <w:rPr>
          <w:i/>
        </w:rPr>
        <w:t>A Priori</w:t>
      </w:r>
      <w:r w:rsidRPr="000B03B0">
        <w:t xml:space="preserve"> e </w:t>
      </w:r>
      <w:r w:rsidRPr="001E2C36">
        <w:rPr>
          <w:i/>
        </w:rPr>
        <w:t>A Prosteriori</w:t>
      </w:r>
      <w:r w:rsidRPr="000B03B0">
        <w:t xml:space="preserve"> em considerar a vizinhança do padrão de teste, mas difere destes pelo uso direto de sua propriedade tendo as amostras de treinamento na região com a qual encontra o melhor ensemble para uma determinada amostra. Para uma amostra de teste, o </w:t>
      </w:r>
      <w:r w:rsidRPr="001E2C36">
        <w:rPr>
          <w:i/>
        </w:rPr>
        <w:t>KNORA</w:t>
      </w:r>
      <w:r w:rsidRPr="000B03B0">
        <w:t xml:space="preserve"> encontra os seus </w:t>
      </w:r>
      <w:r w:rsidRPr="001E2C36">
        <w:rPr>
          <w:i/>
        </w:rPr>
        <w:t>k</w:t>
      </w:r>
      <w:r w:rsidRPr="000B03B0">
        <w:t xml:space="preserve"> vizinhos mais próximos no conjunto de validação, descobre quais os classificadores que classificam corretamente esses vizinhos no conjunto de validação e usa-os como um ensemble para classificar o padrão de teste fornecido. Ko ainda propôs quatro diferentes métodos para a abordagem </w:t>
      </w:r>
      <w:r w:rsidRPr="001E2C36">
        <w:rPr>
          <w:i/>
        </w:rPr>
        <w:t>KNORA</w:t>
      </w:r>
      <w:r w:rsidRPr="000B03B0">
        <w:t xml:space="preserve">: </w:t>
      </w:r>
      <w:r w:rsidRPr="001E2C36">
        <w:rPr>
          <w:i/>
        </w:rPr>
        <w:t>KNORA-E</w:t>
      </w:r>
      <w:r w:rsidRPr="000B03B0">
        <w:t xml:space="preserve"> (</w:t>
      </w:r>
      <w:r w:rsidRPr="001E2C36">
        <w:rPr>
          <w:i/>
        </w:rPr>
        <w:t>KNORA-Eliminate</w:t>
      </w:r>
      <w:r w:rsidRPr="000B03B0">
        <w:t xml:space="preserve">), </w:t>
      </w:r>
      <w:r w:rsidRPr="001E2C36">
        <w:rPr>
          <w:i/>
        </w:rPr>
        <w:t>KNORA-U</w:t>
      </w:r>
      <w:r w:rsidRPr="000B03B0">
        <w:t xml:space="preserve"> (</w:t>
      </w:r>
      <w:r w:rsidRPr="001E2C36">
        <w:rPr>
          <w:i/>
        </w:rPr>
        <w:t>KNORA-Union</w:t>
      </w:r>
      <w:r w:rsidRPr="000B03B0">
        <w:t xml:space="preserve">), e suas versões ponderadas, </w:t>
      </w:r>
      <w:r w:rsidRPr="001E2C36">
        <w:rPr>
          <w:i/>
        </w:rPr>
        <w:t>KNORA-E-W</w:t>
      </w:r>
      <w:r w:rsidRPr="000B03B0">
        <w:t xml:space="preserve"> e </w:t>
      </w:r>
      <w:r w:rsidRPr="001E2C36">
        <w:rPr>
          <w:i/>
        </w:rPr>
        <w:t>KNORA-U-W</w:t>
      </w:r>
      <w:r w:rsidRPr="000B03B0">
        <w:t xml:space="preserve">. A partir desta abordagem, algumas variantes </w:t>
      </w:r>
      <w:r w:rsidRPr="001E2C36">
        <w:rPr>
          <w:i/>
        </w:rPr>
        <w:t>KNORA</w:t>
      </w:r>
      <w:r w:rsidRPr="000B03B0">
        <w:t xml:space="preserve"> surgiram posteriormente.</w:t>
      </w:r>
    </w:p>
    <w:p w:rsidR="005332D1" w:rsidRPr="000B03B0" w:rsidRDefault="005332D1" w:rsidP="00594A58">
      <w:pPr>
        <w:ind w:firstLine="708"/>
      </w:pPr>
      <w:r w:rsidRPr="000B03B0">
        <w:t>Outro trabalho notável foi o de Dos Santos, que em</w:t>
      </w:r>
      <w:r w:rsidR="00BA343E">
        <w:t xml:space="preserve"> </w:t>
      </w:r>
      <w:sdt>
        <w:sdtPr>
          <w:id w:val="1722474304"/>
          <w:citation/>
        </w:sdtPr>
        <w:sdtEndPr/>
        <w:sdtContent>
          <w:r w:rsidR="00BA343E">
            <w:fldChar w:fldCharType="begin"/>
          </w:r>
          <w:r w:rsidR="00BA343E">
            <w:instrText xml:space="preserve"> CITATION Dos08 \l 1046 </w:instrText>
          </w:r>
          <w:r w:rsidR="00BA343E">
            <w:fldChar w:fldCharType="separate"/>
          </w:r>
          <w:r w:rsidR="00BA343E">
            <w:rPr>
              <w:noProof/>
            </w:rPr>
            <w:t>(DOS SANTOS, SABOURIN e MAUPIN, 2008)</w:t>
          </w:r>
          <w:r w:rsidR="00BA343E">
            <w:fldChar w:fldCharType="end"/>
          </w:r>
        </w:sdtContent>
      </w:sdt>
      <w:r w:rsidRPr="000B03B0">
        <w:t xml:space="preserve"> propôs uma estratégia dinâmica de </w:t>
      </w:r>
      <w:r w:rsidRPr="001E2C36">
        <w:rPr>
          <w:i/>
        </w:rPr>
        <w:t>OCS</w:t>
      </w:r>
      <w:r w:rsidRPr="000B03B0">
        <w:t xml:space="preserve"> (</w:t>
      </w:r>
      <w:r w:rsidRPr="001E2C36">
        <w:rPr>
          <w:i/>
        </w:rPr>
        <w:t>Overproduce-And-Choose Strategy</w:t>
      </w:r>
      <w:r w:rsidRPr="000B03B0">
        <w:t>), que combina otimização e seleção dinâmica em uma fase de seleção de dois níveis. Em que no nível de otimização é realizado uma busca multi-objetiva através de algoritmos genéticos, e no nível de seleção dinâmica é baseada em medidas de confiança, ao invés da precisão do classificador nas regiões de competência como nos métodos de seleção tradicionais.</w:t>
      </w:r>
    </w:p>
    <w:p w:rsidR="005332D1" w:rsidRPr="000B03B0" w:rsidRDefault="005332D1" w:rsidP="00594A58">
      <w:pPr>
        <w:ind w:firstLine="357"/>
      </w:pPr>
      <w:r w:rsidRPr="000B03B0">
        <w:lastRenderedPageBreak/>
        <w:t xml:space="preserve">Por fim, existem outras abordagens que podem ser usadas para melhorar o desempenho de </w:t>
      </w:r>
      <w:r w:rsidRPr="001E2C36">
        <w:rPr>
          <w:i/>
        </w:rPr>
        <w:t>EoC</w:t>
      </w:r>
      <w:r w:rsidRPr="000B03B0">
        <w:t>, como as estratégias que visam melhorar a geração dos classificadores bases</w:t>
      </w:r>
      <w:r w:rsidR="00BA343E">
        <w:t xml:space="preserve"> </w:t>
      </w:r>
      <w:sdt>
        <w:sdtPr>
          <w:id w:val="-1447151823"/>
          <w:citation/>
        </w:sdtPr>
        <w:sdtEndPr/>
        <w:sdtContent>
          <w:r w:rsidR="00BA343E">
            <w:fldChar w:fldCharType="begin"/>
          </w:r>
          <w:r w:rsidR="00BA343E">
            <w:instrText xml:space="preserve"> CITATION Dui02 \l 1046 </w:instrText>
          </w:r>
          <w:r w:rsidR="00BA343E">
            <w:fldChar w:fldCharType="separate"/>
          </w:r>
          <w:r w:rsidR="00BA343E">
            <w:rPr>
              <w:noProof/>
            </w:rPr>
            <w:t>(DUIN, 2002)</w:t>
          </w:r>
          <w:r w:rsidR="00BA343E">
            <w:fldChar w:fldCharType="end"/>
          </w:r>
        </w:sdtContent>
      </w:sdt>
      <w:r w:rsidRPr="000B03B0">
        <w:t xml:space="preserve"> ou aprimorar as regiões de competência através da eliminação de ruídos por meio de filtro </w:t>
      </w:r>
      <w:r w:rsidR="00BA343E">
        <w:t xml:space="preserve">e distância adaptativa </w:t>
      </w:r>
      <w:sdt>
        <w:sdtPr>
          <w:id w:val="922530388"/>
          <w:citation/>
        </w:sdtPr>
        <w:sdtEndPr/>
        <w:sdtContent>
          <w:r w:rsidR="00BA343E">
            <w:fldChar w:fldCharType="begin"/>
          </w:r>
          <w:r w:rsidR="00BA343E">
            <w:instrText xml:space="preserve"> CITATION Cru11 \l 1046 </w:instrText>
          </w:r>
          <w:r w:rsidR="00BA343E">
            <w:fldChar w:fldCharType="separate"/>
          </w:r>
          <w:r w:rsidR="00BA343E">
            <w:rPr>
              <w:noProof/>
            </w:rPr>
            <w:t>(CRUZ, CAVALCANTI e REN, 2011)</w:t>
          </w:r>
          <w:r w:rsidR="00BA343E">
            <w:fldChar w:fldCharType="end"/>
          </w:r>
        </w:sdtContent>
      </w:sdt>
      <w:r w:rsidR="00BA343E" w:rsidRPr="00BA343E">
        <w:t>.</w:t>
      </w:r>
    </w:p>
    <w:p w:rsidR="005332D1" w:rsidRPr="000B03B0" w:rsidRDefault="005332D1" w:rsidP="00594A58">
      <w:pPr>
        <w:pStyle w:val="T1Cap2"/>
      </w:pPr>
      <w:bookmarkStart w:id="17" w:name="_Toc311537968"/>
      <w:r w:rsidRPr="000B03B0">
        <w:t xml:space="preserve">Geração de </w:t>
      </w:r>
      <w:r w:rsidRPr="002F675A">
        <w:t>Ensemble</w:t>
      </w:r>
      <w:bookmarkEnd w:id="17"/>
    </w:p>
    <w:p w:rsidR="005332D1" w:rsidRPr="000B03B0" w:rsidRDefault="005332D1" w:rsidP="00594A58">
      <w:r w:rsidRPr="000B03B0">
        <w:t>A intuição diz que em um bom ensemble os classificadores devem ser precisos o quanto possível e diversos o quanto possível. Sabe-se que quanto mais precisos são os classificadores menores são as taxas de erros que eles apresentam para novas entradas</w:t>
      </w:r>
      <w:r w:rsidR="002D32E9">
        <w:t xml:space="preserve"> </w:t>
      </w:r>
      <w:sdt>
        <w:sdtPr>
          <w:id w:val="-1098715978"/>
          <w:citation/>
        </w:sdtPr>
        <w:sdtEndPr/>
        <w:sdtContent>
          <w:r w:rsidR="002D32E9">
            <w:fldChar w:fldCharType="begin"/>
          </w:r>
          <w:r w:rsidR="002D32E9">
            <w:instrText xml:space="preserve"> CITATION Han90 \l 1046 </w:instrText>
          </w:r>
          <w:r w:rsidR="002D32E9">
            <w:fldChar w:fldCharType="separate"/>
          </w:r>
          <w:r w:rsidR="002D32E9">
            <w:rPr>
              <w:noProof/>
            </w:rPr>
            <w:t>(HANSEN e SALAMON, 1990)</w:t>
          </w:r>
          <w:r w:rsidR="002D32E9">
            <w:fldChar w:fldCharType="end"/>
          </w:r>
        </w:sdtContent>
      </w:sdt>
      <w:r w:rsidR="002D32E9" w:rsidRPr="00496959">
        <w:t>.</w:t>
      </w:r>
      <w:r w:rsidRPr="00796E04">
        <w:rPr>
          <w:color w:val="FF0000"/>
        </w:rPr>
        <w:t xml:space="preserve"> </w:t>
      </w:r>
      <w:r w:rsidRPr="000B03B0">
        <w:t>No entanto, a diversidade não é um conceito preciso</w:t>
      </w:r>
      <w:r w:rsidR="00796E04">
        <w:t xml:space="preserve"> </w:t>
      </w:r>
      <w:sdt>
        <w:sdtPr>
          <w:id w:val="1689100743"/>
          <w:citation/>
        </w:sdtPr>
        <w:sdtEndPr/>
        <w:sdtContent>
          <w:r w:rsidR="002F675A">
            <w:fldChar w:fldCharType="begin"/>
          </w:r>
          <w:r w:rsidR="002F675A">
            <w:instrText xml:space="preserve"> CITATION Bro05 \l 1046 </w:instrText>
          </w:r>
          <w:r w:rsidR="002F675A">
            <w:fldChar w:fldCharType="separate"/>
          </w:r>
          <w:r w:rsidR="002F675A">
            <w:rPr>
              <w:noProof/>
            </w:rPr>
            <w:t xml:space="preserve">(BROWN, WYATT, </w:t>
          </w:r>
          <w:r w:rsidR="002F675A">
            <w:rPr>
              <w:i/>
              <w:iCs/>
              <w:noProof/>
            </w:rPr>
            <w:t>et al.</w:t>
          </w:r>
          <w:r w:rsidR="002F675A">
            <w:rPr>
              <w:noProof/>
            </w:rPr>
            <w:t>, 2005)</w:t>
          </w:r>
          <w:r w:rsidR="002F675A">
            <w:fldChar w:fldCharType="end"/>
          </w:r>
        </w:sdtContent>
      </w:sdt>
      <w:r w:rsidR="002F675A" w:rsidRPr="00496959">
        <w:t>.</w:t>
      </w:r>
      <w:r w:rsidR="002F675A">
        <w:rPr>
          <w:b/>
          <w:color w:val="FF0000"/>
        </w:rPr>
        <w:t xml:space="preserve"> </w:t>
      </w:r>
      <w:r w:rsidRPr="000B03B0">
        <w:t>Definir este conceito e como isto influencia o desempenho não é trivial.</w:t>
      </w:r>
    </w:p>
    <w:p w:rsidR="005332D1" w:rsidRPr="000B03B0" w:rsidRDefault="005332D1" w:rsidP="00594A58">
      <w:pPr>
        <w:ind w:firstLine="708"/>
      </w:pPr>
      <w:r w:rsidRPr="000B03B0">
        <w:t>Um ponto de consenso é que, quando os classificadores cometem erros estatisticamente independentes, a combinação tem o potencial de aumentar o desempenho do sistema. Se o conhecimento sobre a diversidade de um ensemble for boa, isso torna possível escolher melhor o método de fusão. Por exemplo, sabe-se que simples fusões podem ser usadas para classificadores com uma simples complementação de padrões, mas que fusões complexas são necessárias para classificadores com um modelo de dependência complexa</w:t>
      </w:r>
      <w:r w:rsidR="002F675A">
        <w:t xml:space="preserve"> </w:t>
      </w:r>
      <w:sdt>
        <w:sdtPr>
          <w:id w:val="1148017714"/>
          <w:citation/>
        </w:sdtPr>
        <w:sdtEndPr/>
        <w:sdtContent>
          <w:r w:rsidR="002F675A">
            <w:fldChar w:fldCharType="begin"/>
          </w:r>
          <w:r w:rsidR="002F675A">
            <w:instrText xml:space="preserve"> CITATION Pon11 \l 1046 </w:instrText>
          </w:r>
          <w:r w:rsidR="002F675A">
            <w:fldChar w:fldCharType="separate"/>
          </w:r>
          <w:r w:rsidR="002F675A">
            <w:rPr>
              <w:noProof/>
            </w:rPr>
            <w:t>(PONTI-JR, 2011)</w:t>
          </w:r>
          <w:r w:rsidR="002F675A">
            <w:fldChar w:fldCharType="end"/>
          </w:r>
        </w:sdtContent>
      </w:sdt>
      <w:r w:rsidRPr="000B03B0">
        <w:t>.</w:t>
      </w:r>
    </w:p>
    <w:p w:rsidR="005332D1" w:rsidRPr="000B03B0" w:rsidRDefault="005332D1" w:rsidP="00594A58">
      <w:pPr>
        <w:ind w:firstLine="708"/>
      </w:pPr>
      <w:r w:rsidRPr="000B03B0">
        <w:t>A ligação como às medidas de diversidade estão relacionadas com a precisão do ensemble é um assunto de investigação ainda. No entanto, estudos experimentais observaram os resultados esperados: quanto maior diversidade maior o desempenho. Eles também mostraram que as propriedades de um ensemble que são desejáveis (alta precisão e diversidade) para obter uma combinação de sucesso não são comuns na prática</w:t>
      </w:r>
      <w:r w:rsidR="002F675A">
        <w:t xml:space="preserve"> </w:t>
      </w:r>
      <w:sdt>
        <w:sdtPr>
          <w:id w:val="180247879"/>
          <w:citation/>
        </w:sdtPr>
        <w:sdtEndPr/>
        <w:sdtContent>
          <w:r w:rsidR="002F675A">
            <w:fldChar w:fldCharType="begin"/>
          </w:r>
          <w:r w:rsidR="002F675A">
            <w:instrText xml:space="preserve"> CITATION Pon11 \l 1046 </w:instrText>
          </w:r>
          <w:r w:rsidR="002F675A">
            <w:fldChar w:fldCharType="separate"/>
          </w:r>
          <w:r w:rsidR="002F675A">
            <w:rPr>
              <w:noProof/>
            </w:rPr>
            <w:t>(PONTI-JR, 2011)</w:t>
          </w:r>
          <w:r w:rsidR="002F675A">
            <w:fldChar w:fldCharType="end"/>
          </w:r>
        </w:sdtContent>
      </w:sdt>
      <w:r w:rsidR="002F675A">
        <w:t>.</w:t>
      </w:r>
    </w:p>
    <w:p w:rsidR="005332D1" w:rsidRPr="000B03B0" w:rsidRDefault="005332D1" w:rsidP="00594A58">
      <w:pPr>
        <w:ind w:firstLine="708"/>
      </w:pPr>
      <w:r w:rsidRPr="000B03B0">
        <w:t>Um exemplo didático é mostrado na</w:t>
      </w:r>
      <w:r w:rsidR="000356EF">
        <w:t xml:space="preserve"> </w:t>
      </w:r>
      <w:r w:rsidR="000356EF">
        <w:fldChar w:fldCharType="begin"/>
      </w:r>
      <w:r w:rsidR="000356EF">
        <w:instrText xml:space="preserve"> REF _Ref311406764 \h </w:instrText>
      </w:r>
      <w:r w:rsidR="000356EF">
        <w:fldChar w:fldCharType="separate"/>
      </w:r>
      <w:r w:rsidR="007C552A" w:rsidRPr="00696BB6">
        <w:rPr>
          <w:b/>
        </w:rPr>
        <w:t xml:space="preserve">Figura </w:t>
      </w:r>
      <w:r w:rsidR="007C552A">
        <w:rPr>
          <w:b/>
          <w:noProof/>
        </w:rPr>
        <w:t>1</w:t>
      </w:r>
      <w:r w:rsidR="000356EF">
        <w:fldChar w:fldCharType="end"/>
      </w:r>
      <w:r w:rsidRPr="000B03B0">
        <w:t xml:space="preserve"> onde 3 classificadores (com 0.6 de precisão individual) tem que classificar 10 objetos desconhecidos. A figura mostra quatro casos: um caso estatisticamente independente, um caso com classificadores idênticos e dois casos de dependência de classificadores. Por este exemplo é claro que a independência contribui para o aumento do desempenho. Quando a dependência é </w:t>
      </w:r>
      <w:r w:rsidRPr="000B03B0">
        <w:lastRenderedPageBreak/>
        <w:t xml:space="preserve">assumida, podemos ter classificação correta ou incorreta da dependência, dando resultados muito diferentes. Avaliar a diversidade de um classificador também não é uma tarefa trivial, já que o conceito em si não é claro, mas existem medidas </w:t>
      </w:r>
      <w:r w:rsidRPr="009F592F">
        <w:rPr>
          <w:i/>
        </w:rPr>
        <w:t>pairwise</w:t>
      </w:r>
      <w:r w:rsidRPr="000B03B0">
        <w:t xml:space="preserve"> que podem ser usadas.</w:t>
      </w:r>
    </w:p>
    <w:p w:rsidR="00E30554" w:rsidRDefault="005332D1" w:rsidP="00696BB6">
      <w:pPr>
        <w:keepNext/>
        <w:jc w:val="center"/>
      </w:pPr>
      <w:r w:rsidRPr="000B03B0">
        <w:rPr>
          <w:noProof/>
          <w:lang w:eastAsia="pt-BR"/>
        </w:rPr>
        <w:drawing>
          <wp:inline distT="0" distB="0" distL="0" distR="0" wp14:anchorId="5B64C72C" wp14:editId="4439CB23">
            <wp:extent cx="4097547" cy="282438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01654" cy="2827213"/>
                    </a:xfrm>
                    <a:prstGeom prst="rect">
                      <a:avLst/>
                    </a:prstGeom>
                  </pic:spPr>
                </pic:pic>
              </a:graphicData>
            </a:graphic>
          </wp:inline>
        </w:drawing>
      </w:r>
    </w:p>
    <w:p w:rsidR="005332D1" w:rsidRPr="001E2C36" w:rsidRDefault="00E30554" w:rsidP="00696BB6">
      <w:pPr>
        <w:pStyle w:val="Legenda"/>
        <w:jc w:val="center"/>
      </w:pPr>
      <w:bookmarkStart w:id="18" w:name="_Ref311406764"/>
      <w:bookmarkStart w:id="19" w:name="_Ref311376647"/>
      <w:bookmarkStart w:id="20" w:name="_Toc311538005"/>
      <w:r w:rsidRPr="00696BB6">
        <w:rPr>
          <w:b/>
        </w:rPr>
        <w:t xml:space="preserve">Figura </w:t>
      </w:r>
      <w:r w:rsidRPr="00696BB6">
        <w:rPr>
          <w:b/>
        </w:rPr>
        <w:fldChar w:fldCharType="begin"/>
      </w:r>
      <w:r w:rsidRPr="00696BB6">
        <w:rPr>
          <w:b/>
        </w:rPr>
        <w:instrText xml:space="preserve"> SEQ Figura \* ARABIC </w:instrText>
      </w:r>
      <w:r w:rsidRPr="00696BB6">
        <w:rPr>
          <w:b/>
        </w:rPr>
        <w:fldChar w:fldCharType="separate"/>
      </w:r>
      <w:r w:rsidR="007C552A">
        <w:rPr>
          <w:b/>
          <w:noProof/>
        </w:rPr>
        <w:t>1</w:t>
      </w:r>
      <w:r w:rsidRPr="00696BB6">
        <w:rPr>
          <w:b/>
        </w:rPr>
        <w:fldChar w:fldCharType="end"/>
      </w:r>
      <w:bookmarkEnd w:id="18"/>
      <w:r>
        <w:t xml:space="preserve"> </w:t>
      </w:r>
      <w:r w:rsidRPr="004A7966">
        <w:t>Exemplo de diversidade de ensemble. Quatro casos indicando o possível desempenho, mostrando que classificadores independentes aumenta potencialmente o desempenho individual, e dois casos de dependência de classificador com resultados diferentes</w:t>
      </w:r>
      <w:r>
        <w:t>.</w:t>
      </w:r>
      <w:bookmarkStart w:id="21" w:name="_GoBack"/>
      <w:bookmarkEnd w:id="19"/>
      <w:bookmarkEnd w:id="20"/>
      <w:bookmarkEnd w:id="21"/>
    </w:p>
    <w:p w:rsidR="005332D1" w:rsidRPr="000B03B0" w:rsidRDefault="005332D1" w:rsidP="00594A58">
      <w:pPr>
        <w:ind w:firstLine="708"/>
      </w:pPr>
      <w:r w:rsidRPr="000B03B0">
        <w:t>Portanto, as diversas abordagens de geração de classificadores visam criar bons classificadores (precisos e diversos) para o ensemble a fim de terem um melhor desempenho em sua combinação. Alguns dos métodos mais populares são vistos a seguir.</w:t>
      </w:r>
    </w:p>
    <w:p w:rsidR="005332D1" w:rsidRPr="000B03B0" w:rsidRDefault="005332D1" w:rsidP="00594A58">
      <w:pPr>
        <w:pStyle w:val="T2Cap22"/>
      </w:pPr>
      <w:bookmarkStart w:id="22" w:name="_Toc311537969"/>
      <w:r w:rsidRPr="00496959">
        <w:t>Bagging</w:t>
      </w:r>
      <w:bookmarkEnd w:id="22"/>
    </w:p>
    <w:p w:rsidR="005332D1" w:rsidRPr="000B03B0" w:rsidRDefault="005332D1" w:rsidP="00594A58">
      <w:r w:rsidRPr="000B03B0">
        <w:t xml:space="preserve">O </w:t>
      </w:r>
      <w:r w:rsidRPr="001E2C36">
        <w:rPr>
          <w:i/>
        </w:rPr>
        <w:t>Bagging</w:t>
      </w:r>
      <w:r w:rsidRPr="000B03B0">
        <w:t xml:space="preserve"> </w:t>
      </w:r>
      <w:sdt>
        <w:sdtPr>
          <w:id w:val="-1069190583"/>
          <w:citation/>
        </w:sdtPr>
        <w:sdtEndPr/>
        <w:sdtContent>
          <w:r w:rsidR="002F675A">
            <w:fldChar w:fldCharType="begin"/>
          </w:r>
          <w:r w:rsidR="002F675A">
            <w:instrText xml:space="preserve"> CITATION Bre96 \l 1046 </w:instrText>
          </w:r>
          <w:r w:rsidR="002F675A">
            <w:fldChar w:fldCharType="separate"/>
          </w:r>
          <w:r w:rsidR="002F675A">
            <w:rPr>
              <w:noProof/>
            </w:rPr>
            <w:t>(BREIMAN, 1996)</w:t>
          </w:r>
          <w:r w:rsidR="002F675A">
            <w:fldChar w:fldCharType="end"/>
          </w:r>
        </w:sdtContent>
      </w:sdt>
      <w:r w:rsidRPr="000B03B0">
        <w:t xml:space="preserve">, um acrônimo para </w:t>
      </w:r>
      <w:r w:rsidRPr="001E2C36">
        <w:rPr>
          <w:i/>
        </w:rPr>
        <w:t>Bootstrap AGGregatING</w:t>
      </w:r>
      <w:r w:rsidRPr="000B03B0">
        <w:t xml:space="preserve">, é um dos primeiros, mais intuitivos, e talvez um dos mais simples algoritmos baseado em ensemble, com um bom desempenho. O </w:t>
      </w:r>
      <w:r w:rsidRPr="00496959">
        <w:rPr>
          <w:i/>
        </w:rPr>
        <w:t>bagging</w:t>
      </w:r>
      <w:r w:rsidRPr="000B03B0">
        <w:t xml:space="preserve"> é baseado na ideia que amostras de </w:t>
      </w:r>
      <w:r w:rsidRPr="009F592F">
        <w:rPr>
          <w:i/>
        </w:rPr>
        <w:t>bootstrap</w:t>
      </w:r>
      <w:r w:rsidRPr="000B03B0">
        <w:t xml:space="preserve"> do conjunto de treinamento original irão apresentar uma pequena mudança com respeito ao conjunto de treinamento original, mas uma diferença suficiente para produzir classificadores diversos. Assim, para o </w:t>
      </w:r>
      <w:r w:rsidRPr="009F592F">
        <w:rPr>
          <w:i/>
        </w:rPr>
        <w:t>bootstrap</w:t>
      </w:r>
      <w:r w:rsidRPr="000B03B0">
        <w:t xml:space="preserve"> os diferentes subconjuntos de dados de treinamento são sorteados randomicamente - com reposição - do conjunto de </w:t>
      </w:r>
      <w:r w:rsidRPr="000B03B0">
        <w:lastRenderedPageBreak/>
        <w:t>dados de treinamento inteiro. Depois cada subconjunto de dados de treinamento é usado para treinar um classificador base diferente. E por fim os classificadores individuais são então combinados pela média ou votação majoritária de suas decisões. O pseudocódigo do algoritmo pode ser visto</w:t>
      </w:r>
      <w:r w:rsidR="005A4D88">
        <w:t xml:space="preserve"> </w:t>
      </w:r>
      <w:r w:rsidRPr="000B03B0">
        <w:t>abaixo:</w:t>
      </w:r>
    </w:p>
    <w:tbl>
      <w:tblPr>
        <w:tblStyle w:val="Tabelacomgrade"/>
        <w:tblW w:w="0" w:type="auto"/>
        <w:tblInd w:w="959" w:type="dxa"/>
        <w:tblBorders>
          <w:top w:val="single" w:sz="12" w:space="0" w:color="auto"/>
          <w:left w:val="none" w:sz="0" w:space="0" w:color="auto"/>
          <w:bottom w:val="single" w:sz="2" w:space="0" w:color="auto"/>
          <w:right w:val="none" w:sz="0" w:space="0" w:color="auto"/>
          <w:insideH w:val="single" w:sz="2" w:space="0" w:color="auto"/>
          <w:insideV w:val="single" w:sz="2" w:space="0" w:color="auto"/>
        </w:tblBorders>
        <w:tblCellMar>
          <w:left w:w="57" w:type="dxa"/>
          <w:right w:w="57" w:type="dxa"/>
        </w:tblCellMar>
        <w:tblLook w:val="04A0" w:firstRow="1" w:lastRow="0" w:firstColumn="1" w:lastColumn="0" w:noHBand="0" w:noVBand="1"/>
      </w:tblPr>
      <w:tblGrid>
        <w:gridCol w:w="6237"/>
      </w:tblGrid>
      <w:tr w:rsidR="005332D1" w:rsidRPr="00FB6E18" w:rsidTr="005332D1">
        <w:tc>
          <w:tcPr>
            <w:tcW w:w="6237" w:type="dxa"/>
          </w:tcPr>
          <w:p w:rsidR="005332D1" w:rsidRPr="00FB6E18" w:rsidRDefault="005332D1" w:rsidP="00594A58">
            <w:pPr>
              <w:pStyle w:val="SemEspaamento"/>
            </w:pPr>
            <w:r w:rsidRPr="00594A58">
              <w:rPr>
                <w:b/>
              </w:rPr>
              <w:t>Algoritmo 1</w:t>
            </w:r>
            <w:r w:rsidRPr="00FB6E18">
              <w:t xml:space="preserve"> Bagging</w:t>
            </w:r>
          </w:p>
        </w:tc>
      </w:tr>
      <w:tr w:rsidR="005332D1" w:rsidRPr="00FB6E18" w:rsidTr="005332D1">
        <w:trPr>
          <w:trHeight w:val="789"/>
        </w:trPr>
        <w:tc>
          <w:tcPr>
            <w:tcW w:w="6237" w:type="dxa"/>
          </w:tcPr>
          <w:p w:rsidR="005332D1" w:rsidRDefault="005332D1" w:rsidP="005332D1">
            <w:pPr>
              <w:rPr>
                <w:rFonts w:ascii="Times New Roman" w:hAnsi="Times New Roman" w:cs="Times New Roman"/>
              </w:rPr>
            </w:pPr>
            <w:r w:rsidRPr="00FB6E18">
              <w:rPr>
                <w:rFonts w:ascii="Times New Roman" w:hAnsi="Times New Roman" w:cs="Times New Roman"/>
                <w:b/>
              </w:rPr>
              <w:t>Entrada:</w:t>
            </w:r>
            <w:r>
              <w:rPr>
                <w:rFonts w:ascii="Times New Roman" w:hAnsi="Times New Roman" w:cs="Times New Roman"/>
              </w:rPr>
              <w:t xml:space="preserve"> tamanho </w:t>
            </w:r>
            <w:r w:rsidRPr="00FB6E18">
              <w:rPr>
                <w:rFonts w:ascii="Times New Roman" w:hAnsi="Times New Roman" w:cs="Times New Roman"/>
                <w:i/>
              </w:rPr>
              <w:t>L</w:t>
            </w:r>
            <w:r>
              <w:rPr>
                <w:rFonts w:ascii="Times New Roman" w:hAnsi="Times New Roman" w:cs="Times New Roman"/>
              </w:rPr>
              <w:t xml:space="preserve"> do ensemble; conjunto de treinamento </w:t>
            </w:r>
            <w:r w:rsidRPr="00FB6E18">
              <w:rPr>
                <w:rFonts w:ascii="Times New Roman" w:hAnsi="Times New Roman" w:cs="Times New Roman"/>
                <w:i/>
              </w:rPr>
              <w:t>S</w:t>
            </w:r>
            <w:r>
              <w:rPr>
                <w:rFonts w:ascii="Times New Roman" w:hAnsi="Times New Roman" w:cs="Times New Roman"/>
              </w:rPr>
              <w:t xml:space="preserve"> de tamanho </w:t>
            </w:r>
            <w:r w:rsidRPr="00FB6E18">
              <w:rPr>
                <w:rFonts w:ascii="Times New Roman" w:hAnsi="Times New Roman" w:cs="Times New Roman"/>
                <w:i/>
              </w:rPr>
              <w:t>N</w:t>
            </w:r>
            <w:r>
              <w:rPr>
                <w:rFonts w:ascii="Times New Roman" w:hAnsi="Times New Roman" w:cs="Times New Roman"/>
              </w:rPr>
              <w:t>.</w:t>
            </w:r>
          </w:p>
          <w:p w:rsidR="005332D1" w:rsidRPr="00594A58" w:rsidRDefault="005332D1" w:rsidP="00594A58">
            <w:pPr>
              <w:pStyle w:val="SemEspaamento"/>
              <w:rPr>
                <w:b/>
              </w:rPr>
            </w:pPr>
            <w:r w:rsidRPr="00594A58">
              <w:rPr>
                <w:b/>
              </w:rPr>
              <w:t>Inicialização</w:t>
            </w:r>
          </w:p>
          <w:p w:rsidR="005332D1" w:rsidRPr="00FB6E18" w:rsidRDefault="005332D1" w:rsidP="005332D1">
            <w:pPr>
              <w:pStyle w:val="PargrafodaLista"/>
              <w:numPr>
                <w:ilvl w:val="0"/>
                <w:numId w:val="5"/>
              </w:numPr>
              <w:spacing w:before="0" w:after="0" w:line="240" w:lineRule="auto"/>
              <w:rPr>
                <w:rFonts w:ascii="Times New Roman" w:hAnsi="Times New Roman" w:cs="Times New Roman"/>
              </w:rPr>
            </w:pPr>
            <m:oMath>
              <m:r>
                <w:rPr>
                  <w:rFonts w:ascii="Cambria Math" w:hAnsi="Cambria Math" w:cs="Times New Roman"/>
                </w:rPr>
                <m:t>E=∅</m:t>
              </m:r>
            </m:oMath>
            <w:r>
              <w:rPr>
                <w:rFonts w:ascii="Times New Roman" w:eastAsiaTheme="minorEastAsia" w:hAnsi="Times New Roman" w:cs="Times New Roman"/>
              </w:rPr>
              <w:t>, ensemble</w:t>
            </w:r>
          </w:p>
          <w:p w:rsidR="005332D1" w:rsidRPr="00594A58" w:rsidRDefault="005332D1" w:rsidP="00594A58">
            <w:pPr>
              <w:pStyle w:val="SemEspaamento"/>
              <w:rPr>
                <w:b/>
              </w:rPr>
            </w:pPr>
            <w:r w:rsidRPr="00594A58">
              <w:rPr>
                <w:b/>
              </w:rPr>
              <w:t>Fase de Treinamento</w:t>
            </w:r>
          </w:p>
          <w:p w:rsidR="005332D1" w:rsidRPr="00FB6E18" w:rsidRDefault="005332D1" w:rsidP="005332D1">
            <w:pPr>
              <w:pStyle w:val="PargrafodaLista"/>
              <w:numPr>
                <w:ilvl w:val="0"/>
                <w:numId w:val="5"/>
              </w:numPr>
              <w:spacing w:before="0" w:after="0" w:line="240" w:lineRule="auto"/>
              <w:rPr>
                <w:rFonts w:ascii="Times New Roman" w:hAnsi="Times New Roman" w:cs="Times New Roman"/>
              </w:rPr>
            </w:pPr>
            <w:r w:rsidRPr="00FB6E18">
              <w:rPr>
                <w:rFonts w:ascii="Times New Roman" w:hAnsi="Times New Roman" w:cs="Times New Roman"/>
                <w:b/>
              </w:rPr>
              <w:t>para</w:t>
            </w:r>
            <w:r w:rsidRPr="00FB6E18">
              <w:rPr>
                <w:rFonts w:ascii="Times New Roman" w:hAnsi="Times New Roman" w:cs="Times New Roman"/>
              </w:rPr>
              <w:t xml:space="preserve"> i = 1 até </w:t>
            </w:r>
            <w:r w:rsidRPr="00FB6E18">
              <w:rPr>
                <w:rFonts w:ascii="Times New Roman" w:hAnsi="Times New Roman" w:cs="Times New Roman"/>
                <w:i/>
              </w:rPr>
              <w:t>L</w:t>
            </w:r>
            <w:r w:rsidRPr="00FB6E18">
              <w:rPr>
                <w:rFonts w:ascii="Times New Roman" w:hAnsi="Times New Roman" w:cs="Times New Roman"/>
              </w:rPr>
              <w:t xml:space="preserve"> </w:t>
            </w:r>
            <w:r w:rsidRPr="00FB6E18">
              <w:rPr>
                <w:rFonts w:ascii="Times New Roman" w:hAnsi="Times New Roman" w:cs="Times New Roman"/>
                <w:b/>
              </w:rPr>
              <w:t>faça</w:t>
            </w:r>
          </w:p>
          <w:p w:rsidR="005332D1" w:rsidRPr="00FB6E18" w:rsidRDefault="005332D1" w:rsidP="005332D1">
            <w:pPr>
              <w:pStyle w:val="PargrafodaLista"/>
              <w:numPr>
                <w:ilvl w:val="0"/>
                <w:numId w:val="5"/>
              </w:numPr>
              <w:spacing w:before="0" w:after="0" w:line="240" w:lineRule="auto"/>
              <w:rPr>
                <w:rFonts w:ascii="Times New Roman" w:hAnsi="Times New Roman" w:cs="Times New Roman"/>
              </w:rPr>
            </w:pP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 xml:space="preserve"> ←</m:t>
              </m:r>
            </m:oMath>
            <w:r>
              <w:rPr>
                <w:rFonts w:ascii="Times New Roman" w:eastAsiaTheme="minorEastAsia" w:hAnsi="Times New Roman" w:cs="Times New Roman"/>
              </w:rPr>
              <w:t xml:space="preserve"> Sorteio de amostras de </w:t>
            </w:r>
            <w:r>
              <w:rPr>
                <w:rFonts w:ascii="Times New Roman" w:eastAsiaTheme="minorEastAsia" w:hAnsi="Times New Roman" w:cs="Times New Roman"/>
                <w:i/>
              </w:rPr>
              <w:t>S</w:t>
            </w:r>
            <w:r>
              <w:rPr>
                <w:rFonts w:ascii="Times New Roman" w:eastAsiaTheme="minorEastAsia" w:hAnsi="Times New Roman" w:cs="Times New Roman"/>
              </w:rPr>
              <w:t>, com reposição.</w:t>
            </w:r>
            <w:r w:rsidRPr="00FB6E18">
              <w:rPr>
                <w:rFonts w:ascii="Times New Roman" w:eastAsiaTheme="minorEastAsia" w:hAnsi="Times New Roman" w:cs="Times New Roman"/>
                <w:i/>
              </w:rPr>
              <w:t xml:space="preserve"> bootstrap</w:t>
            </w:r>
          </w:p>
          <w:p w:rsidR="005332D1" w:rsidRPr="00FB6E18" w:rsidRDefault="005332D1" w:rsidP="005332D1">
            <w:pPr>
              <w:pStyle w:val="PargrafodaLista"/>
              <w:numPr>
                <w:ilvl w:val="0"/>
                <w:numId w:val="5"/>
              </w:numPr>
              <w:spacing w:before="0" w:after="0" w:line="240" w:lineRule="auto"/>
              <w:rPr>
                <w:rFonts w:ascii="Times New Roman" w:hAnsi="Times New Roman" w:cs="Times New Roman"/>
              </w:rPr>
            </w:pPr>
            <w:r>
              <w:rPr>
                <w:rFonts w:ascii="Times New Roman" w:hAnsi="Times New Roman" w:cs="Times New Roman"/>
              </w:rPr>
              <w:t xml:space="preserve">    </w:t>
            </w:r>
            <w:r>
              <w:rPr>
                <w:rFonts w:ascii="Times New Roman" w:eastAsiaTheme="minorEastAsia" w:hAnsi="Times New Roman" w:cs="Times New Roman"/>
              </w:rPr>
              <w:t xml:space="preserve">Constrói o classificador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oMath>
            <w:r>
              <w:rPr>
                <w:rFonts w:ascii="Times New Roman" w:eastAsiaTheme="minorEastAsia" w:hAnsi="Times New Roman" w:cs="Times New Roman"/>
              </w:rPr>
              <w:t xml:space="preserve"> usando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Pr>
                <w:rFonts w:ascii="Times New Roman" w:eastAsiaTheme="minorEastAsia" w:hAnsi="Times New Roman" w:cs="Times New Roman"/>
              </w:rPr>
              <w:t xml:space="preserve"> </w:t>
            </w:r>
          </w:p>
          <w:p w:rsidR="005332D1" w:rsidRPr="00FB6E18" w:rsidRDefault="005332D1" w:rsidP="005332D1">
            <w:pPr>
              <w:pStyle w:val="PargrafodaLista"/>
              <w:numPr>
                <w:ilvl w:val="0"/>
                <w:numId w:val="5"/>
              </w:numPr>
              <w:spacing w:before="0" w:after="0" w:line="240" w:lineRule="auto"/>
              <w:rPr>
                <w:rFonts w:ascii="Times New Roman" w:hAnsi="Times New Roman" w:cs="Times New Roman"/>
              </w:rPr>
            </w:pPr>
            <w:r>
              <w:rPr>
                <w:rFonts w:ascii="Times New Roman" w:eastAsiaTheme="minorEastAsia" w:hAnsi="Times New Roman" w:cs="Times New Roman"/>
              </w:rPr>
              <w:t xml:space="preserve">    Adiciona o classificador ao ensemble </w:t>
            </w:r>
            <m:oMath>
              <m:r>
                <w:rPr>
                  <w:rFonts w:ascii="Cambria Math" w:hAnsi="Cambria Math" w:cs="Times New Roman"/>
                </w:rPr>
                <m:t>E=E∪</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oMath>
          </w:p>
          <w:p w:rsidR="005332D1" w:rsidRPr="00594A58" w:rsidRDefault="005332D1" w:rsidP="00594A58">
            <w:pPr>
              <w:pStyle w:val="SemEspaamento"/>
              <w:rPr>
                <w:b/>
              </w:rPr>
            </w:pPr>
            <w:r w:rsidRPr="00594A58">
              <w:rPr>
                <w:b/>
              </w:rPr>
              <w:t>Fase de Classificação</w:t>
            </w:r>
          </w:p>
          <w:p w:rsidR="005332D1" w:rsidRDefault="005332D1" w:rsidP="005332D1">
            <w:pPr>
              <w:pStyle w:val="PargrafodaLista"/>
              <w:numPr>
                <w:ilvl w:val="0"/>
                <w:numId w:val="5"/>
              </w:numPr>
              <w:spacing w:before="0" w:after="0" w:line="240" w:lineRule="auto"/>
              <w:rPr>
                <w:rFonts w:ascii="Times New Roman" w:hAnsi="Times New Roman" w:cs="Times New Roman"/>
                <w:b/>
              </w:rPr>
            </w:pPr>
            <w:r w:rsidRPr="00FB6E18">
              <w:rPr>
                <w:rFonts w:ascii="Times New Roman" w:hAnsi="Times New Roman" w:cs="Times New Roman"/>
                <w:b/>
              </w:rPr>
              <w:t>para</w:t>
            </w:r>
            <w:r>
              <w:rPr>
                <w:rFonts w:ascii="Times New Roman" w:hAnsi="Times New Roman" w:cs="Times New Roman"/>
              </w:rPr>
              <w:t xml:space="preserve"> cada novo padrão </w:t>
            </w:r>
            <w:r w:rsidRPr="00FB6E18">
              <w:rPr>
                <w:rFonts w:ascii="Times New Roman" w:hAnsi="Times New Roman" w:cs="Times New Roman"/>
                <w:b/>
              </w:rPr>
              <w:t>faça</w:t>
            </w:r>
          </w:p>
          <w:p w:rsidR="005332D1" w:rsidRPr="00FB6E18" w:rsidRDefault="005332D1" w:rsidP="005332D1">
            <w:pPr>
              <w:pStyle w:val="PargrafodaLista"/>
              <w:numPr>
                <w:ilvl w:val="0"/>
                <w:numId w:val="5"/>
              </w:numPr>
              <w:spacing w:before="0" w:after="0" w:line="240" w:lineRule="auto"/>
              <w:rPr>
                <w:rFonts w:ascii="Times New Roman" w:hAnsi="Times New Roman" w:cs="Times New Roman"/>
                <w:b/>
              </w:rPr>
            </w:pPr>
            <w:r>
              <w:rPr>
                <w:rFonts w:ascii="Times New Roman" w:hAnsi="Times New Roman" w:cs="Times New Roman"/>
                <w:b/>
              </w:rPr>
              <w:t xml:space="preserve">    se </w:t>
            </w:r>
            <w:r>
              <w:rPr>
                <w:rFonts w:ascii="Times New Roman" w:hAnsi="Times New Roman" w:cs="Times New Roman"/>
              </w:rPr>
              <w:t xml:space="preserve">se as saídas são contínuas </w:t>
            </w:r>
            <w:r>
              <w:rPr>
                <w:rFonts w:ascii="Times New Roman" w:hAnsi="Times New Roman" w:cs="Times New Roman"/>
                <w:b/>
              </w:rPr>
              <w:t>então</w:t>
            </w:r>
          </w:p>
          <w:p w:rsidR="005332D1" w:rsidRPr="00FB6E18" w:rsidRDefault="005332D1" w:rsidP="005332D1">
            <w:pPr>
              <w:pStyle w:val="PargrafodaLista"/>
              <w:numPr>
                <w:ilvl w:val="0"/>
                <w:numId w:val="5"/>
              </w:numPr>
              <w:spacing w:before="0" w:after="0" w:line="240" w:lineRule="auto"/>
              <w:rPr>
                <w:rFonts w:ascii="Times New Roman" w:hAnsi="Times New Roman" w:cs="Times New Roman"/>
                <w:b/>
              </w:rPr>
            </w:pPr>
            <w:r>
              <w:rPr>
                <w:rFonts w:ascii="Times New Roman" w:hAnsi="Times New Roman" w:cs="Times New Roman"/>
              </w:rPr>
              <w:t xml:space="preserve">        Combine as saídas dos classificados de </w:t>
            </w:r>
            <m:oMath>
              <m:r>
                <w:rPr>
                  <w:rFonts w:ascii="Cambria Math" w:hAnsi="Cambria Math" w:cs="Times New Roman"/>
                </w:rPr>
                <m:t>E</m:t>
              </m:r>
            </m:oMath>
            <w:r>
              <w:rPr>
                <w:rFonts w:ascii="Times New Roman" w:eastAsiaTheme="minorEastAsia" w:hAnsi="Times New Roman" w:cs="Times New Roman"/>
              </w:rPr>
              <w:t xml:space="preserve"> pela média</w:t>
            </w:r>
          </w:p>
          <w:p w:rsidR="005332D1" w:rsidRPr="00FB6E18" w:rsidRDefault="005332D1" w:rsidP="005332D1">
            <w:pPr>
              <w:pStyle w:val="PargrafodaLista"/>
              <w:numPr>
                <w:ilvl w:val="0"/>
                <w:numId w:val="5"/>
              </w:numPr>
              <w:spacing w:before="0" w:after="0" w:line="240" w:lineRule="auto"/>
              <w:rPr>
                <w:rFonts w:ascii="Times New Roman" w:hAnsi="Times New Roman" w:cs="Times New Roman"/>
                <w:b/>
              </w:rPr>
            </w:pPr>
            <w:r>
              <w:rPr>
                <w:rFonts w:ascii="Times New Roman" w:eastAsiaTheme="minorEastAsia" w:hAnsi="Times New Roman" w:cs="Times New Roman"/>
              </w:rPr>
              <w:t xml:space="preserve">    </w:t>
            </w:r>
            <w:r>
              <w:rPr>
                <w:rFonts w:ascii="Times New Roman" w:eastAsiaTheme="minorEastAsia" w:hAnsi="Times New Roman" w:cs="Times New Roman"/>
                <w:b/>
              </w:rPr>
              <w:t xml:space="preserve">senão se </w:t>
            </w:r>
            <w:r>
              <w:rPr>
                <w:rFonts w:ascii="Times New Roman" w:eastAsiaTheme="minorEastAsia" w:hAnsi="Times New Roman" w:cs="Times New Roman"/>
              </w:rPr>
              <w:t xml:space="preserve">as saídas são os rótulos das classes </w:t>
            </w:r>
            <w:r>
              <w:rPr>
                <w:rFonts w:ascii="Times New Roman" w:eastAsiaTheme="minorEastAsia" w:hAnsi="Times New Roman" w:cs="Times New Roman"/>
                <w:b/>
              </w:rPr>
              <w:t>então</w:t>
            </w:r>
          </w:p>
          <w:p w:rsidR="005332D1" w:rsidRPr="00FB6E18" w:rsidRDefault="005332D1" w:rsidP="005332D1">
            <w:pPr>
              <w:pStyle w:val="PargrafodaLista"/>
              <w:numPr>
                <w:ilvl w:val="0"/>
                <w:numId w:val="5"/>
              </w:numPr>
              <w:spacing w:before="0" w:after="0" w:line="240" w:lineRule="auto"/>
              <w:rPr>
                <w:rFonts w:ascii="Times New Roman" w:hAnsi="Times New Roman" w:cs="Times New Roman"/>
                <w:b/>
              </w:rPr>
            </w:pPr>
            <w:r>
              <w:rPr>
                <w:rFonts w:ascii="Times New Roman" w:eastAsiaTheme="minorEastAsia" w:hAnsi="Times New Roman" w:cs="Times New Roman"/>
              </w:rPr>
              <w:t xml:space="preserve">        Combine as saídas dos classificados de </w:t>
            </w:r>
            <m:oMath>
              <m:r>
                <w:rPr>
                  <w:rFonts w:ascii="Cambria Math" w:hAnsi="Cambria Math" w:cs="Times New Roman"/>
                </w:rPr>
                <m:t>E</m:t>
              </m:r>
            </m:oMath>
            <w:r>
              <w:rPr>
                <w:rFonts w:ascii="Times New Roman" w:eastAsiaTheme="minorEastAsia" w:hAnsi="Times New Roman" w:cs="Times New Roman"/>
              </w:rPr>
              <w:t xml:space="preserve"> pela votação majoritária</w:t>
            </w:r>
          </w:p>
        </w:tc>
      </w:tr>
    </w:tbl>
    <w:p w:rsidR="005332D1" w:rsidRPr="000B03B0" w:rsidRDefault="005332D1" w:rsidP="00594A58">
      <w:pPr>
        <w:pStyle w:val="SemEspaamento"/>
      </w:pPr>
    </w:p>
    <w:p w:rsidR="005332D1" w:rsidRPr="000B03B0" w:rsidRDefault="005332D1" w:rsidP="00594A58">
      <w:pPr>
        <w:ind w:firstLine="708"/>
      </w:pPr>
      <w:r w:rsidRPr="000B03B0">
        <w:t xml:space="preserve">Apesar do </w:t>
      </w:r>
      <w:r w:rsidRPr="001E2C36">
        <w:rPr>
          <w:i/>
        </w:rPr>
        <w:t>bagging</w:t>
      </w:r>
      <w:r w:rsidRPr="000B03B0">
        <w:t xml:space="preserve"> ser um bom algoritmo, como à diversidade dos classificadores é obtida usando várias “réplicas” </w:t>
      </w:r>
      <w:r w:rsidRPr="001E2C36">
        <w:rPr>
          <w:i/>
        </w:rPr>
        <w:t>bootstrap</w:t>
      </w:r>
      <w:r w:rsidRPr="000B03B0">
        <w:t xml:space="preserve"> do conjunto de treinamento, o </w:t>
      </w:r>
      <w:r w:rsidRPr="00496959">
        <w:rPr>
          <w:i/>
        </w:rPr>
        <w:t>bagging</w:t>
      </w:r>
      <w:r w:rsidRPr="000B03B0">
        <w:t xml:space="preserve"> só é eficaz quando uma pequena mudança no conjunto possa causar uma mudança significativa no modelo. Assim para fazer uso das variações do conjunto de treinamento, o classificador base deve ser instável ou não linear, ou seja, as pequenas alterações no conjunto de treinamento devem levar a grandes mudanças na saída do classificador. Caso contrário, o conjunto resultante será uma coleção de classificadores quase idênticos, portanto, pouco provável de melhorar o desempenho de um classificador único. Exemplos de classificadores instáveis são redes neurais e árvores de decisão, enquanto k-vizinho mais próximo é um exemplo de um classificador estável.</w:t>
      </w:r>
    </w:p>
    <w:p w:rsidR="005332D1" w:rsidRPr="000B03B0" w:rsidRDefault="005332D1" w:rsidP="00594A58">
      <w:pPr>
        <w:ind w:firstLine="708"/>
      </w:pPr>
      <w:r w:rsidRPr="000B03B0">
        <w:lastRenderedPageBreak/>
        <w:t xml:space="preserve">Como pode ser observado anteriormente o algoritmo do </w:t>
      </w:r>
      <w:r w:rsidRPr="00496959">
        <w:rPr>
          <w:i/>
        </w:rPr>
        <w:t>bagging</w:t>
      </w:r>
      <w:r w:rsidRPr="000B03B0">
        <w:t xml:space="preserve"> é uma solução ensemble completa, ou seja, o algoritmo executa desde a geração do ensemble de classificadores até a classificação. Porém, o objetivo de relacionar o </w:t>
      </w:r>
      <w:r w:rsidRPr="00496959">
        <w:rPr>
          <w:i/>
        </w:rPr>
        <w:t>bagging</w:t>
      </w:r>
      <w:r w:rsidRPr="000B03B0">
        <w:t xml:space="preserve"> ou outros algoritmos como sendo geração de ensemble é simplesmente pela preocupação apenas com a geração dos classificadores bases, no caso do </w:t>
      </w:r>
      <w:r w:rsidRPr="00496959">
        <w:rPr>
          <w:i/>
        </w:rPr>
        <w:t>bagging</w:t>
      </w:r>
      <w:r w:rsidRPr="000B03B0">
        <w:t xml:space="preserve"> a fase de treinamento.</w:t>
      </w:r>
    </w:p>
    <w:p w:rsidR="005332D1" w:rsidRPr="000B03B0" w:rsidRDefault="005332D1" w:rsidP="00594A58">
      <w:pPr>
        <w:pStyle w:val="T2Cap22"/>
      </w:pPr>
      <w:r w:rsidRPr="000B03B0">
        <w:t xml:space="preserve"> </w:t>
      </w:r>
      <w:bookmarkStart w:id="23" w:name="_Toc311537970"/>
      <w:r w:rsidRPr="00496959">
        <w:t>Boosting</w:t>
      </w:r>
      <w:bookmarkEnd w:id="23"/>
    </w:p>
    <w:p w:rsidR="005332D1" w:rsidRPr="000B03B0" w:rsidRDefault="005332D1" w:rsidP="00594A58">
      <w:r w:rsidRPr="000B03B0">
        <w:t xml:space="preserve">Similar ao </w:t>
      </w:r>
      <w:r w:rsidRPr="009F592F">
        <w:rPr>
          <w:i/>
        </w:rPr>
        <w:t>bagging</w:t>
      </w:r>
      <w:r w:rsidRPr="000B03B0">
        <w:t xml:space="preserve">, o </w:t>
      </w:r>
      <w:r w:rsidRPr="009F592F">
        <w:rPr>
          <w:i/>
        </w:rPr>
        <w:t>boosting</w:t>
      </w:r>
      <w:r w:rsidRPr="000B03B0">
        <w:t xml:space="preserve"> </w:t>
      </w:r>
      <w:sdt>
        <w:sdtPr>
          <w:id w:val="489600283"/>
          <w:citation/>
        </w:sdtPr>
        <w:sdtEndPr/>
        <w:sdtContent>
          <w:r w:rsidR="002F675A">
            <w:fldChar w:fldCharType="begin"/>
          </w:r>
          <w:r w:rsidR="002F675A">
            <w:instrText xml:space="preserve"> CITATION Sch90 \l 1046 </w:instrText>
          </w:r>
          <w:r w:rsidR="002F675A">
            <w:fldChar w:fldCharType="separate"/>
          </w:r>
          <w:r w:rsidR="002F675A">
            <w:rPr>
              <w:noProof/>
            </w:rPr>
            <w:t>(SCHAPIRE, 1990)</w:t>
          </w:r>
          <w:r w:rsidR="002F675A">
            <w:fldChar w:fldCharType="end"/>
          </w:r>
        </w:sdtContent>
      </w:sdt>
      <w:r w:rsidR="002F675A">
        <w:t xml:space="preserve"> </w:t>
      </w:r>
      <w:r w:rsidRPr="000B03B0">
        <w:t xml:space="preserve">também cria um ensemble de classificadores por subconjuntos de amostras dos dados de treinamento e combina a saída por votação majoritária. No entanto, no </w:t>
      </w:r>
      <w:r w:rsidRPr="009F592F">
        <w:rPr>
          <w:i/>
        </w:rPr>
        <w:t>boosting</w:t>
      </w:r>
      <w:r w:rsidRPr="000B03B0">
        <w:t xml:space="preserve">, a amostragem é estrategicamente orientada para fornecer os dados de treinamento mais informativos para cada classificador consecutivamente. Em essência, cada iteração do </w:t>
      </w:r>
      <w:r w:rsidRPr="009F592F">
        <w:rPr>
          <w:i/>
        </w:rPr>
        <w:t>boosting</w:t>
      </w:r>
      <w:r w:rsidRPr="000B03B0">
        <w:t xml:space="preserve"> cria três classificadores fracos: o primeiro classificador C1 é treinado com um subconjunto aleatório dos dados de treinamento. O subconjunto de dados de treinamento para o segundo classificador C2 é escolhido como o subconjunto mais informativo, dado C1. Mais especificamente, C2 é treinado com os dados de treinamento somente metade dos quais é corretamente classificados por C1, e a outra metade que é classificada erroneamente. O terceiro classificador C3 é treinado com as instâncias em que C1 e C2 discordarem. Os três classificadores são combinados através da votação majoritária de três vias. O detalhe do pseudocódigo é mostrado na figura abaixo a seguir:</w:t>
      </w:r>
    </w:p>
    <w:tbl>
      <w:tblPr>
        <w:tblStyle w:val="Tabelacomgrade"/>
        <w:tblW w:w="0" w:type="auto"/>
        <w:tblInd w:w="959" w:type="dxa"/>
        <w:tblBorders>
          <w:top w:val="single" w:sz="12" w:space="0" w:color="auto"/>
          <w:left w:val="none" w:sz="0" w:space="0" w:color="auto"/>
          <w:bottom w:val="single" w:sz="2" w:space="0" w:color="auto"/>
          <w:right w:val="none" w:sz="0" w:space="0" w:color="auto"/>
          <w:insideH w:val="single" w:sz="2" w:space="0" w:color="auto"/>
          <w:insideV w:val="single" w:sz="2" w:space="0" w:color="auto"/>
        </w:tblBorders>
        <w:tblCellMar>
          <w:left w:w="57" w:type="dxa"/>
          <w:right w:w="57" w:type="dxa"/>
        </w:tblCellMar>
        <w:tblLook w:val="04A0" w:firstRow="1" w:lastRow="0" w:firstColumn="1" w:lastColumn="0" w:noHBand="0" w:noVBand="1"/>
      </w:tblPr>
      <w:tblGrid>
        <w:gridCol w:w="6237"/>
      </w:tblGrid>
      <w:tr w:rsidR="00F03738" w:rsidRPr="00FB6E18" w:rsidTr="00937118">
        <w:tc>
          <w:tcPr>
            <w:tcW w:w="6237" w:type="dxa"/>
          </w:tcPr>
          <w:p w:rsidR="00F03738" w:rsidRPr="00FB6E18" w:rsidRDefault="00F03738" w:rsidP="00594A58">
            <w:pPr>
              <w:pStyle w:val="SemEspaamento"/>
            </w:pPr>
            <w:r w:rsidRPr="00594A58">
              <w:rPr>
                <w:b/>
              </w:rPr>
              <w:t>Algoritmo 2</w:t>
            </w:r>
            <w:r w:rsidRPr="00FB6E18">
              <w:t xml:space="preserve"> </w:t>
            </w:r>
            <w:r>
              <w:t>Boosting</w:t>
            </w:r>
          </w:p>
        </w:tc>
      </w:tr>
      <w:tr w:rsidR="00F03738" w:rsidRPr="00FB6E18" w:rsidTr="00937118">
        <w:trPr>
          <w:trHeight w:val="789"/>
        </w:trPr>
        <w:tc>
          <w:tcPr>
            <w:tcW w:w="6237" w:type="dxa"/>
          </w:tcPr>
          <w:p w:rsidR="00F03738" w:rsidRDefault="00F03738" w:rsidP="00937118">
            <w:pPr>
              <w:rPr>
                <w:rFonts w:ascii="Times New Roman" w:hAnsi="Times New Roman" w:cs="Times New Roman"/>
              </w:rPr>
            </w:pPr>
            <w:r w:rsidRPr="00FB6E18">
              <w:rPr>
                <w:rFonts w:ascii="Times New Roman" w:hAnsi="Times New Roman" w:cs="Times New Roman"/>
                <w:b/>
              </w:rPr>
              <w:t>Entrada:</w:t>
            </w:r>
            <w:r>
              <w:rPr>
                <w:rFonts w:ascii="Times New Roman" w:hAnsi="Times New Roman" w:cs="Times New Roman"/>
              </w:rPr>
              <w:t xml:space="preserve"> conjunto de treinamento </w:t>
            </w:r>
            <w:r w:rsidRPr="00FB6E18">
              <w:rPr>
                <w:rFonts w:ascii="Times New Roman" w:hAnsi="Times New Roman" w:cs="Times New Roman"/>
                <w:i/>
              </w:rPr>
              <w:t>S</w:t>
            </w:r>
            <w:r>
              <w:rPr>
                <w:rFonts w:ascii="Times New Roman" w:hAnsi="Times New Roman" w:cs="Times New Roman"/>
              </w:rPr>
              <w:t xml:space="preserve"> de tamanho </w:t>
            </w:r>
            <w:r w:rsidRPr="00FB6E18">
              <w:rPr>
                <w:rFonts w:ascii="Times New Roman" w:hAnsi="Times New Roman" w:cs="Times New Roman"/>
                <w:i/>
              </w:rPr>
              <w:t>N</w:t>
            </w:r>
            <w:r>
              <w:rPr>
                <w:rFonts w:ascii="Times New Roman" w:hAnsi="Times New Roman" w:cs="Times New Roman"/>
                <w:i/>
              </w:rPr>
              <w:t xml:space="preserve"> </w:t>
            </w:r>
            <w:r>
              <w:rPr>
                <w:rFonts w:ascii="Times New Roman" w:hAnsi="Times New Roman" w:cs="Times New Roman"/>
              </w:rPr>
              <w:t xml:space="preserve">com as classes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Pr>
                <w:rFonts w:ascii="Times New Roman" w:eastAsiaTheme="minorEastAsia" w:hAnsi="Times New Roman" w:cs="Times New Roman"/>
              </w:rPr>
              <w:t xml:space="preserve">, </w:t>
            </w:r>
            <m:oMath>
              <m:r>
                <m:rPr>
                  <m:sty m:val="p"/>
                </m:rPr>
                <w:rPr>
                  <w:rFonts w:ascii="Cambria Math" w:eastAsiaTheme="minorEastAsia" w:hAnsi="Cambria Math" w:cs="Times New Roman"/>
                </w:rPr>
                <m:t>Ω</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oMath>
            <w:r>
              <w:rPr>
                <w:rFonts w:ascii="Times New Roman" w:eastAsiaTheme="minorEastAsia" w:hAnsi="Times New Roman" w:cs="Times New Roman"/>
              </w:rPr>
              <w:t xml:space="preserve">; algoritmo de aprendizagem fraco </w:t>
            </w:r>
            <w:r w:rsidRPr="00521BA0">
              <w:rPr>
                <w:rFonts w:ascii="Times New Roman" w:eastAsiaTheme="minorEastAsia" w:hAnsi="Times New Roman" w:cs="Times New Roman"/>
                <w:b/>
              </w:rPr>
              <w:t>WeakLearn</w:t>
            </w:r>
            <w:r>
              <w:rPr>
                <w:rFonts w:ascii="Times New Roman" w:hAnsi="Times New Roman" w:cs="Times New Roman"/>
              </w:rPr>
              <w:t>.</w:t>
            </w:r>
          </w:p>
          <w:p w:rsidR="00F03738" w:rsidRPr="00594A58" w:rsidRDefault="00F03738" w:rsidP="00594A58">
            <w:pPr>
              <w:pStyle w:val="SemEspaamento"/>
              <w:rPr>
                <w:b/>
              </w:rPr>
            </w:pPr>
            <w:r w:rsidRPr="00594A58">
              <w:rPr>
                <w:b/>
              </w:rPr>
              <w:t>Fase de Treinamento</w:t>
            </w:r>
          </w:p>
          <w:p w:rsidR="00F03738" w:rsidRPr="00FB6E18" w:rsidRDefault="007C552A" w:rsidP="00F03738">
            <w:pPr>
              <w:pStyle w:val="PargrafodaLista"/>
              <w:numPr>
                <w:ilvl w:val="0"/>
                <w:numId w:val="7"/>
              </w:numPr>
              <w:spacing w:before="0" w:after="0" w:line="24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r>
                <w:rPr>
                  <w:rFonts w:ascii="Cambria Math" w:hAnsi="Cambria Math" w:cs="Times New Roman"/>
                </w:rPr>
                <m:t xml:space="preserve"> ←</m:t>
              </m:r>
            </m:oMath>
            <w:r w:rsidR="00F03738">
              <w:rPr>
                <w:rFonts w:ascii="Times New Roman" w:eastAsiaTheme="minorEastAsia" w:hAnsi="Times New Roman" w:cs="Times New Roman"/>
              </w:rPr>
              <w:t xml:space="preserve"> Sorteio de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&lt;N</m:t>
              </m:r>
            </m:oMath>
            <w:r w:rsidR="00F03738">
              <w:rPr>
                <w:rFonts w:ascii="Times New Roman" w:eastAsiaTheme="minorEastAsia" w:hAnsi="Times New Roman" w:cs="Times New Roman"/>
              </w:rPr>
              <w:t xml:space="preserve"> amostras sem reposição de </w:t>
            </w:r>
            <w:r w:rsidR="00F03738">
              <w:rPr>
                <w:rFonts w:ascii="Times New Roman" w:eastAsiaTheme="minorEastAsia" w:hAnsi="Times New Roman" w:cs="Times New Roman"/>
                <w:i/>
              </w:rPr>
              <w:t>S</w:t>
            </w:r>
            <w:r w:rsidR="00F03738">
              <w:rPr>
                <w:rFonts w:ascii="Times New Roman" w:eastAsiaTheme="minorEastAsia" w:hAnsi="Times New Roman" w:cs="Times New Roman"/>
              </w:rPr>
              <w:t>.</w:t>
            </w:r>
          </w:p>
          <w:p w:rsidR="00F03738" w:rsidRDefault="007C552A" w:rsidP="00F03738">
            <w:pPr>
              <w:pStyle w:val="PargrafodaLista"/>
              <w:numPr>
                <w:ilvl w:val="0"/>
                <w:numId w:val="7"/>
              </w:numPr>
              <w:spacing w:before="0" w:after="0" w:line="24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oMath>
            <w:r w:rsidR="00F03738">
              <w:rPr>
                <w:rFonts w:ascii="Times New Roman" w:hAnsi="Times New Roman" w:cs="Times New Roman"/>
              </w:rPr>
              <w:t xml:space="preserve"> Chama </w:t>
            </w:r>
            <w:r w:rsidR="00F03738" w:rsidRPr="00521BA0">
              <w:rPr>
                <w:rFonts w:ascii="Times New Roman" w:hAnsi="Times New Roman" w:cs="Times New Roman"/>
                <w:b/>
              </w:rPr>
              <w:t>WeakLearn</w:t>
            </w:r>
            <w:r w:rsidR="00F03738">
              <w:rPr>
                <w:rFonts w:ascii="Times New Roman" w:hAnsi="Times New Roman" w:cs="Times New Roman"/>
              </w:rPr>
              <w:t xml:space="preserve"> e treina </w:t>
            </w:r>
            <w:r w:rsidR="00F03738">
              <w:rPr>
                <w:rFonts w:ascii="Times New Roman" w:eastAsiaTheme="minorEastAsia" w:hAnsi="Times New Roman" w:cs="Times New Roman"/>
              </w:rPr>
              <w:t xml:space="preserve">usando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oMath>
            <w:r w:rsidR="00F03738">
              <w:rPr>
                <w:rFonts w:ascii="Times New Roman" w:eastAsiaTheme="minorEastAsia" w:hAnsi="Times New Roman" w:cs="Times New Roman"/>
              </w:rPr>
              <w:t>.</w:t>
            </w:r>
          </w:p>
          <w:p w:rsidR="00F03738" w:rsidRDefault="007C552A" w:rsidP="00F03738">
            <w:pPr>
              <w:pStyle w:val="PargrafodaLista"/>
              <w:numPr>
                <w:ilvl w:val="0"/>
                <w:numId w:val="7"/>
              </w:numPr>
              <w:spacing w:before="0" w:after="0" w:line="24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m:t>
              </m:r>
            </m:oMath>
            <w:r w:rsidR="00F03738">
              <w:rPr>
                <w:rFonts w:ascii="Times New Roman" w:eastAsiaTheme="minorEastAsia" w:hAnsi="Times New Roman" w:cs="Times New Roman"/>
              </w:rPr>
              <w:t xml:space="preserve"> Cria o subconjunto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00F03738">
              <w:rPr>
                <w:rFonts w:ascii="Times New Roman" w:eastAsiaTheme="minorEastAsia" w:hAnsi="Times New Roman" w:cs="Times New Roman"/>
              </w:rPr>
              <w:t xml:space="preserve"> com os mais informativos, dado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00F03738">
              <w:rPr>
                <w:rFonts w:ascii="Times New Roman" w:eastAsiaTheme="minorEastAsia" w:hAnsi="Times New Roman" w:cs="Times New Roman"/>
              </w:rPr>
              <w:t xml:space="preserve">, tal que metade de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00F03738">
              <w:rPr>
                <w:rFonts w:ascii="Times New Roman" w:eastAsiaTheme="minorEastAsia" w:hAnsi="Times New Roman" w:cs="Times New Roman"/>
              </w:rPr>
              <w:t xml:space="preserve"> é classificada corretamente por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00F03738">
              <w:rPr>
                <w:rFonts w:ascii="Times New Roman" w:eastAsiaTheme="minorEastAsia" w:hAnsi="Times New Roman" w:cs="Times New Roman"/>
              </w:rPr>
              <w:t xml:space="preserve"> e a outra metade são erroneamente classificada.</w:t>
            </w:r>
          </w:p>
          <w:p w:rsidR="00F03738" w:rsidRDefault="00F03738" w:rsidP="00F03738">
            <w:pPr>
              <w:pStyle w:val="PargrafodaLista"/>
              <w:numPr>
                <w:ilvl w:val="1"/>
                <w:numId w:val="7"/>
              </w:numPr>
              <w:spacing w:before="0" w:after="0" w:line="240" w:lineRule="auto"/>
              <w:rPr>
                <w:rFonts w:ascii="Times New Roman" w:eastAsiaTheme="minorEastAsia" w:hAnsi="Times New Roman" w:cs="Times New Roman"/>
              </w:rPr>
            </w:pPr>
            <w:r w:rsidRPr="000F783F">
              <w:rPr>
                <w:rFonts w:ascii="Times New Roman" w:eastAsiaTheme="minorEastAsia" w:hAnsi="Times New Roman" w:cs="Times New Roman"/>
              </w:rPr>
              <w:t>Jogue uma moeda</w:t>
            </w:r>
            <w:r>
              <w:rPr>
                <w:rFonts w:ascii="Times New Roman" w:eastAsiaTheme="minorEastAsia" w:hAnsi="Times New Roman" w:cs="Times New Roman"/>
              </w:rPr>
              <w:t>. Se cara</w:t>
            </w:r>
            <w:r w:rsidRPr="000F783F">
              <w:rPr>
                <w:rFonts w:ascii="Times New Roman" w:eastAsiaTheme="minorEastAsia" w:hAnsi="Times New Roman" w:cs="Times New Roman"/>
              </w:rPr>
              <w:t xml:space="preserve">, selecione amostras de </w:t>
            </w:r>
            <w:r>
              <w:rPr>
                <w:rFonts w:ascii="Times New Roman" w:eastAsiaTheme="minorEastAsia" w:hAnsi="Times New Roman" w:cs="Times New Roman"/>
                <w:i/>
              </w:rPr>
              <w:t>S</w:t>
            </w:r>
            <w:r w:rsidRPr="000F783F">
              <w:rPr>
                <w:rFonts w:ascii="Times New Roman" w:eastAsiaTheme="minorEastAsia" w:hAnsi="Times New Roman" w:cs="Times New Roman"/>
              </w:rPr>
              <w:t xml:space="preserve">, e </w:t>
            </w:r>
            <w:r>
              <w:rPr>
                <w:rFonts w:ascii="Times New Roman" w:eastAsiaTheme="minorEastAsia" w:hAnsi="Times New Roman" w:cs="Times New Roman"/>
              </w:rPr>
              <w:t>apresente a</w:t>
            </w:r>
            <w:r w:rsidRPr="000F783F">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Pr="000F783F">
              <w:rPr>
                <w:rFonts w:ascii="Times New Roman" w:eastAsiaTheme="minorEastAsia" w:hAnsi="Times New Roman" w:cs="Times New Roman"/>
              </w:rPr>
              <w:t xml:space="preserve"> até</w:t>
            </w:r>
            <w:r>
              <w:rPr>
                <w:rFonts w:ascii="Times New Roman" w:eastAsiaTheme="minorEastAsia" w:hAnsi="Times New Roman" w:cs="Times New Roman"/>
              </w:rPr>
              <w:t xml:space="preserve"> </w:t>
            </w:r>
            <w:r w:rsidRPr="000F783F">
              <w:rPr>
                <w:rFonts w:ascii="Times New Roman" w:eastAsiaTheme="minorEastAsia" w:hAnsi="Times New Roman" w:cs="Times New Roman"/>
              </w:rPr>
              <w:t>a primeira instância erroneamente classificada. Adicion</w:t>
            </w:r>
            <w:r>
              <w:rPr>
                <w:rFonts w:ascii="Times New Roman" w:eastAsiaTheme="minorEastAsia" w:hAnsi="Times New Roman" w:cs="Times New Roman"/>
              </w:rPr>
              <w:t>e essa</w:t>
            </w:r>
            <w:r w:rsidRPr="000F783F">
              <w:rPr>
                <w:rFonts w:ascii="Times New Roman" w:eastAsiaTheme="minorEastAsia" w:hAnsi="Times New Roman" w:cs="Times New Roman"/>
              </w:rPr>
              <w:t xml:space="preserve"> instância à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0F783F">
              <w:rPr>
                <w:rFonts w:ascii="Times New Roman" w:eastAsiaTheme="minorEastAsia" w:hAnsi="Times New Roman" w:cs="Times New Roman"/>
              </w:rPr>
              <w:t>.</w:t>
            </w:r>
          </w:p>
          <w:p w:rsidR="00F03738" w:rsidRDefault="00F03738" w:rsidP="00F03738">
            <w:pPr>
              <w:pStyle w:val="PargrafodaLista"/>
              <w:numPr>
                <w:ilvl w:val="1"/>
                <w:numId w:val="7"/>
              </w:numPr>
              <w:spacing w:before="0" w:after="0" w:line="240" w:lineRule="auto"/>
              <w:rPr>
                <w:rFonts w:ascii="Times New Roman" w:eastAsiaTheme="minorEastAsia" w:hAnsi="Times New Roman" w:cs="Times New Roman"/>
              </w:rPr>
            </w:pPr>
            <w:r w:rsidRPr="000F783F">
              <w:rPr>
                <w:rFonts w:ascii="Times New Roman" w:eastAsiaTheme="minorEastAsia" w:hAnsi="Times New Roman" w:cs="Times New Roman"/>
              </w:rPr>
              <w:lastRenderedPageBreak/>
              <w:t xml:space="preserve">Se </w:t>
            </w:r>
            <w:r>
              <w:rPr>
                <w:rFonts w:ascii="Times New Roman" w:eastAsiaTheme="minorEastAsia" w:hAnsi="Times New Roman" w:cs="Times New Roman"/>
              </w:rPr>
              <w:t>coroa</w:t>
            </w:r>
            <w:r w:rsidRPr="000F783F">
              <w:rPr>
                <w:rFonts w:ascii="Times New Roman" w:eastAsiaTheme="minorEastAsia" w:hAnsi="Times New Roman" w:cs="Times New Roman"/>
              </w:rPr>
              <w:t>, selecion</w:t>
            </w:r>
            <w:r>
              <w:rPr>
                <w:rFonts w:ascii="Times New Roman" w:eastAsiaTheme="minorEastAsia" w:hAnsi="Times New Roman" w:cs="Times New Roman"/>
              </w:rPr>
              <w:t xml:space="preserve">e amostras de </w:t>
            </w:r>
            <w:r>
              <w:rPr>
                <w:rFonts w:ascii="Times New Roman" w:eastAsiaTheme="minorEastAsia" w:hAnsi="Times New Roman" w:cs="Times New Roman"/>
                <w:i/>
              </w:rPr>
              <w:t>S</w:t>
            </w:r>
            <w:r>
              <w:rPr>
                <w:rFonts w:ascii="Times New Roman" w:eastAsiaTheme="minorEastAsia" w:hAnsi="Times New Roman" w:cs="Times New Roman"/>
              </w:rPr>
              <w:t>, e apresente a</w:t>
            </w:r>
            <w:r w:rsidRPr="000F783F">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Pr="000F783F">
              <w:rPr>
                <w:rFonts w:ascii="Times New Roman" w:eastAsiaTheme="minorEastAsia" w:hAnsi="Times New Roman" w:cs="Times New Roman"/>
              </w:rPr>
              <w:t xml:space="preserve"> até a primeira</w:t>
            </w:r>
            <w:r>
              <w:rPr>
                <w:rFonts w:ascii="Times New Roman" w:eastAsiaTheme="minorEastAsia" w:hAnsi="Times New Roman" w:cs="Times New Roman"/>
              </w:rPr>
              <w:t xml:space="preserve"> </w:t>
            </w:r>
            <w:r w:rsidRPr="000F783F">
              <w:rPr>
                <w:rFonts w:ascii="Times New Roman" w:eastAsiaTheme="minorEastAsia" w:hAnsi="Times New Roman" w:cs="Times New Roman"/>
              </w:rPr>
              <w:t>instância corretamente classificad</w:t>
            </w:r>
            <w:r>
              <w:rPr>
                <w:rFonts w:ascii="Times New Roman" w:eastAsiaTheme="minorEastAsia" w:hAnsi="Times New Roman" w:cs="Times New Roman"/>
              </w:rPr>
              <w:t>a</w:t>
            </w:r>
            <w:r w:rsidRPr="000F783F">
              <w:rPr>
                <w:rFonts w:ascii="Times New Roman" w:eastAsiaTheme="minorEastAsia" w:hAnsi="Times New Roman" w:cs="Times New Roman"/>
              </w:rPr>
              <w:t xml:space="preserve">. Adicione essa instância à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0F783F">
              <w:rPr>
                <w:rFonts w:ascii="Times New Roman" w:eastAsiaTheme="minorEastAsia" w:hAnsi="Times New Roman" w:cs="Times New Roman"/>
              </w:rPr>
              <w:t>.</w:t>
            </w:r>
          </w:p>
          <w:p w:rsidR="00F03738" w:rsidRDefault="00F03738" w:rsidP="00F03738">
            <w:pPr>
              <w:pStyle w:val="PargrafodaLista"/>
              <w:numPr>
                <w:ilvl w:val="1"/>
                <w:numId w:val="7"/>
              </w:numPr>
              <w:spacing w:before="0" w:after="0" w:line="240" w:lineRule="auto"/>
              <w:rPr>
                <w:rFonts w:ascii="Times New Roman" w:eastAsiaTheme="minorEastAsia" w:hAnsi="Times New Roman" w:cs="Times New Roman"/>
              </w:rPr>
            </w:pPr>
            <w:r>
              <w:rPr>
                <w:rFonts w:ascii="Times New Roman" w:eastAsiaTheme="minorEastAsia" w:hAnsi="Times New Roman" w:cs="Times New Roman"/>
              </w:rPr>
              <w:t xml:space="preserve">Continue lançando moedas até que nenhum padrão possa ser mais adicionado 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Pr>
                <w:rFonts w:ascii="Times New Roman" w:eastAsiaTheme="minorEastAsia" w:hAnsi="Times New Roman" w:cs="Times New Roman"/>
              </w:rPr>
              <w:t>.</w:t>
            </w:r>
          </w:p>
          <w:p w:rsidR="00F03738" w:rsidRDefault="007C552A" w:rsidP="00F03738">
            <w:pPr>
              <w:pStyle w:val="PargrafodaLista"/>
              <w:numPr>
                <w:ilvl w:val="0"/>
                <w:numId w:val="7"/>
              </w:numPr>
              <w:spacing w:before="0" w:after="0" w:line="24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oMath>
            <w:r w:rsidR="00F03738">
              <w:rPr>
                <w:rFonts w:ascii="Times New Roman" w:hAnsi="Times New Roman" w:cs="Times New Roman"/>
              </w:rPr>
              <w:t xml:space="preserve"> Treina o segundo classificador </w:t>
            </w:r>
            <w:r w:rsidR="00F03738">
              <w:rPr>
                <w:rFonts w:ascii="Times New Roman" w:eastAsiaTheme="minorEastAsia" w:hAnsi="Times New Roman" w:cs="Times New Roman"/>
              </w:rPr>
              <w:t xml:space="preserve">usando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00F03738">
              <w:rPr>
                <w:rFonts w:ascii="Times New Roman" w:eastAsiaTheme="minorEastAsia" w:hAnsi="Times New Roman" w:cs="Times New Roman"/>
              </w:rPr>
              <w:t>.</w:t>
            </w:r>
          </w:p>
          <w:p w:rsidR="00F03738" w:rsidRDefault="007C552A" w:rsidP="00F03738">
            <w:pPr>
              <w:pStyle w:val="PargrafodaLista"/>
              <w:numPr>
                <w:ilvl w:val="0"/>
                <w:numId w:val="7"/>
              </w:numPr>
              <w:spacing w:before="0" w:after="0" w:line="24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3</m:t>
                  </m:r>
                </m:sub>
              </m:sSub>
              <m:r>
                <w:rPr>
                  <w:rFonts w:ascii="Cambria Math" w:hAnsi="Cambria Math" w:cs="Times New Roman"/>
                </w:rPr>
                <m:t xml:space="preserve"> ←</m:t>
              </m:r>
            </m:oMath>
            <w:r w:rsidR="00F03738">
              <w:rPr>
                <w:rFonts w:ascii="Times New Roman" w:eastAsiaTheme="minorEastAsia" w:hAnsi="Times New Roman" w:cs="Times New Roman"/>
              </w:rPr>
              <w:t xml:space="preserve"> Cria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3</m:t>
                  </m:r>
                </m:sub>
              </m:sSub>
            </m:oMath>
            <w:r w:rsidR="00F03738">
              <w:rPr>
                <w:rFonts w:ascii="Times New Roman" w:eastAsiaTheme="minorEastAsia" w:hAnsi="Times New Roman" w:cs="Times New Roman"/>
              </w:rPr>
              <w:t xml:space="preserve"> selecionando aquelas instâncias pras quais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00F03738">
              <w:rPr>
                <w:rFonts w:ascii="Times New Roman" w:eastAsiaTheme="minorEastAsia" w:hAnsi="Times New Roman" w:cs="Times New Roman"/>
              </w:rPr>
              <w:t xml:space="preserve"> 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oMath>
            <w:r w:rsidR="00F03738">
              <w:rPr>
                <w:rFonts w:ascii="Times New Roman" w:eastAsiaTheme="minorEastAsia" w:hAnsi="Times New Roman" w:cs="Times New Roman"/>
              </w:rPr>
              <w:t xml:space="preserve"> discordam. </w:t>
            </w:r>
          </w:p>
          <w:p w:rsidR="00F03738" w:rsidRPr="00521BA0" w:rsidRDefault="007C552A" w:rsidP="00F03738">
            <w:pPr>
              <w:pStyle w:val="PargrafodaLista"/>
              <w:numPr>
                <w:ilvl w:val="0"/>
                <w:numId w:val="7"/>
              </w:numPr>
              <w:spacing w:before="0" w:after="0" w:line="24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 xml:space="preserve"> ←</m:t>
              </m:r>
            </m:oMath>
            <w:r w:rsidR="00F03738">
              <w:rPr>
                <w:rFonts w:ascii="Times New Roman" w:hAnsi="Times New Roman" w:cs="Times New Roman"/>
              </w:rPr>
              <w:t xml:space="preserve"> Treina o terceiro classificador </w:t>
            </w:r>
            <w:r w:rsidR="00F03738">
              <w:rPr>
                <w:rFonts w:ascii="Times New Roman" w:eastAsiaTheme="minorEastAsia" w:hAnsi="Times New Roman" w:cs="Times New Roman"/>
              </w:rPr>
              <w:t xml:space="preserve">usando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3</m:t>
                  </m:r>
                </m:sub>
              </m:sSub>
            </m:oMath>
            <w:r w:rsidR="00F03738">
              <w:rPr>
                <w:rFonts w:ascii="Times New Roman" w:eastAsiaTheme="minorEastAsia" w:hAnsi="Times New Roman" w:cs="Times New Roman"/>
              </w:rPr>
              <w:t>.</w:t>
            </w:r>
          </w:p>
          <w:p w:rsidR="00F03738" w:rsidRPr="00521BA0" w:rsidRDefault="00F03738" w:rsidP="00594A58">
            <w:pPr>
              <w:pStyle w:val="SemEspaamento"/>
            </w:pPr>
            <w:r w:rsidRPr="00FB6E18">
              <w:rPr>
                <w:b/>
              </w:rPr>
              <w:t>Fase de Classificação</w:t>
            </w:r>
            <w:r>
              <w:rPr>
                <w:b/>
              </w:rPr>
              <w:t xml:space="preserve"> </w:t>
            </w:r>
            <w:r>
              <w:t xml:space="preserve">– dado um padrão de teste </w:t>
            </w:r>
            <w:r w:rsidRPr="00521BA0">
              <w:rPr>
                <w:b/>
              </w:rPr>
              <w:t>x</w:t>
            </w:r>
          </w:p>
          <w:p w:rsidR="00F03738" w:rsidRPr="00521BA0" w:rsidRDefault="00F03738" w:rsidP="00F03738">
            <w:pPr>
              <w:pStyle w:val="PargrafodaLista"/>
              <w:numPr>
                <w:ilvl w:val="0"/>
                <w:numId w:val="7"/>
              </w:numPr>
              <w:spacing w:before="0" w:after="0" w:line="240" w:lineRule="auto"/>
              <w:rPr>
                <w:rFonts w:ascii="Times New Roman" w:hAnsi="Times New Roman" w:cs="Times New Roman"/>
                <w:b/>
              </w:rPr>
            </w:pPr>
            <w:r>
              <w:rPr>
                <w:rFonts w:ascii="Times New Roman" w:hAnsi="Times New Roman" w:cs="Times New Roman"/>
              </w:rPr>
              <w:t xml:space="preserve">Classifique </w:t>
            </w:r>
            <w:r w:rsidRPr="00521BA0">
              <w:rPr>
                <w:rFonts w:ascii="Times New Roman" w:hAnsi="Times New Roman" w:cs="Times New Roman"/>
                <w:b/>
              </w:rPr>
              <w:t>x</w:t>
            </w:r>
            <w:r>
              <w:rPr>
                <w:rFonts w:ascii="Times New Roman" w:hAnsi="Times New Roman" w:cs="Times New Roman"/>
              </w:rPr>
              <w:t xml:space="preserve"> por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Pr>
                <w:rFonts w:ascii="Times New Roman" w:eastAsiaTheme="minorEastAsia" w:hAnsi="Times New Roman" w:cs="Times New Roman"/>
              </w:rPr>
              <w:t xml:space="preserve"> 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oMath>
            <w:r>
              <w:rPr>
                <w:rFonts w:ascii="Times New Roman" w:eastAsiaTheme="minorEastAsia" w:hAnsi="Times New Roman" w:cs="Times New Roman"/>
              </w:rPr>
              <w:t>. Se eles concordarem na classe, esta classe é a classificação final.</w:t>
            </w:r>
          </w:p>
          <w:p w:rsidR="00F03738" w:rsidRPr="00FB6E18" w:rsidRDefault="00F03738" w:rsidP="00F03738">
            <w:pPr>
              <w:pStyle w:val="PargrafodaLista"/>
              <w:numPr>
                <w:ilvl w:val="0"/>
                <w:numId w:val="7"/>
              </w:numPr>
              <w:spacing w:before="0" w:after="0" w:line="240" w:lineRule="auto"/>
              <w:rPr>
                <w:rFonts w:ascii="Times New Roman" w:hAnsi="Times New Roman" w:cs="Times New Roman"/>
                <w:b/>
              </w:rPr>
            </w:pPr>
            <w:r>
              <w:rPr>
                <w:rFonts w:ascii="Times New Roman" w:eastAsiaTheme="minorEastAsia" w:hAnsi="Times New Roman" w:cs="Times New Roman"/>
              </w:rPr>
              <w:t xml:space="preserve">Se eles discordarem, escolha a classe predita por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oMath>
            <w:r>
              <w:rPr>
                <w:rFonts w:ascii="Times New Roman" w:eastAsiaTheme="minorEastAsia" w:hAnsi="Times New Roman" w:cs="Times New Roman"/>
              </w:rPr>
              <w:t xml:space="preserve"> como a classificação final.</w:t>
            </w:r>
          </w:p>
        </w:tc>
      </w:tr>
    </w:tbl>
    <w:p w:rsidR="005332D1" w:rsidRPr="000B03B0" w:rsidRDefault="005332D1" w:rsidP="00594A58">
      <w:pPr>
        <w:pStyle w:val="SemEspaamento"/>
      </w:pPr>
    </w:p>
    <w:p w:rsidR="005332D1" w:rsidRPr="000B03B0" w:rsidRDefault="005332D1" w:rsidP="00594A58">
      <w:pPr>
        <w:ind w:firstLine="708"/>
      </w:pPr>
      <w:r w:rsidRPr="000B03B0">
        <w:t xml:space="preserve">Schapire mostrou que o erro desse algoritmo tem um limite superior: se o algoritmo A usado para criar os classificadores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0B03B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0B03B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sidRPr="000B03B0">
        <w:t xml:space="preserve"> tem um erro de </w:t>
      </w:r>
      <m:oMath>
        <m:r>
          <w:rPr>
            <w:rFonts w:ascii="Cambria Math" w:hAnsi="Cambria Math"/>
          </w:rPr>
          <m:t>ϵ</m:t>
        </m:r>
      </m:oMath>
      <w:r w:rsidRPr="000B03B0">
        <w:t xml:space="preserve"> (calculado em S), então o erro do ensemble é limitado acima por </w:t>
      </w:r>
      <m:oMath>
        <m:r>
          <w:rPr>
            <w:rFonts w:ascii="Cambria Math" w:hAnsi="Cambria Math"/>
          </w:rPr>
          <m:t>f</m:t>
        </m:r>
        <m:d>
          <m:dPr>
            <m:ctrlPr>
              <w:rPr>
                <w:rFonts w:ascii="Cambria Math" w:hAnsi="Cambria Math"/>
                <w:i/>
              </w:rPr>
            </m:ctrlPr>
          </m:dPr>
          <m:e>
            <m:r>
              <w:rPr>
                <w:rFonts w:ascii="Cambria Math" w:hAnsi="Cambria Math"/>
              </w:rPr>
              <m:t>ϵ</m:t>
            </m:r>
          </m:e>
        </m:d>
        <m:r>
          <w:rPr>
            <w:rFonts w:ascii="Cambria Math" w:hAnsi="Cambria Math"/>
          </w:rPr>
          <m:t>=3</m:t>
        </m:r>
        <m:sSup>
          <m:sSupPr>
            <m:ctrlPr>
              <w:rPr>
                <w:rFonts w:ascii="Cambria Math" w:hAnsi="Cambria Math"/>
                <w:i/>
              </w:rPr>
            </m:ctrlPr>
          </m:sSupPr>
          <m:e>
            <m:r>
              <w:rPr>
                <w:rFonts w:ascii="Cambria Math" w:hAnsi="Cambria Math"/>
              </w:rPr>
              <m:t>ϵ</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ϵ</m:t>
            </m:r>
          </m:e>
          <m:sup>
            <m:r>
              <w:rPr>
                <w:rFonts w:ascii="Cambria Math" w:hAnsi="Cambria Math"/>
              </w:rPr>
              <m:t>3</m:t>
            </m:r>
          </m:sup>
        </m:sSup>
      </m:oMath>
      <w:r w:rsidRPr="000B03B0">
        <w:t xml:space="preserve">. Note que </w:t>
      </w:r>
      <m:oMath>
        <m:r>
          <w:rPr>
            <w:rFonts w:ascii="Cambria Math" w:hAnsi="Cambria Math"/>
          </w:rPr>
          <m:t>f</m:t>
        </m:r>
        <m:d>
          <m:dPr>
            <m:ctrlPr>
              <w:rPr>
                <w:rFonts w:ascii="Cambria Math" w:hAnsi="Cambria Math"/>
                <w:i/>
              </w:rPr>
            </m:ctrlPr>
          </m:dPr>
          <m:e>
            <m:r>
              <w:rPr>
                <w:rFonts w:ascii="Cambria Math" w:hAnsi="Cambria Math"/>
              </w:rPr>
              <m:t>ϵ</m:t>
            </m:r>
          </m:e>
        </m:d>
        <m:r>
          <w:rPr>
            <w:rFonts w:ascii="Cambria Math" w:hAnsi="Cambria Math"/>
          </w:rPr>
          <m:t>&lt;ϵ</m:t>
        </m:r>
      </m:oMath>
      <w:r w:rsidRPr="000B03B0">
        <w:t xml:space="preserve"> para </w:t>
      </w:r>
      <m:oMath>
        <m:r>
          <w:rPr>
            <w:rFonts w:ascii="Cambria Math" w:hAnsi="Cambria Math"/>
          </w:rPr>
          <m:t>ϵ&lt;1/2</m:t>
        </m:r>
      </m:oMath>
      <w:r w:rsidRPr="000B03B0">
        <w:t>. Ou seja, enquanto o algoritmo original A pode fazer pelo menos melhor do que adivinhar aletoriamente, então o ensemble boosting que combina os três classificadores gerados por A de três distribuições de S descrito acima, sempre terá melhor desempenho que A. Portanto, um classificador forte é gerado a partir de três classificadores fracos. Um classificador forte no sentido provavelmente aproximadamente correto (</w:t>
      </w:r>
      <w:r w:rsidRPr="009F592F">
        <w:rPr>
          <w:i/>
        </w:rPr>
        <w:t>PAC</w:t>
      </w:r>
      <w:r w:rsidRPr="000B03B0">
        <w:t xml:space="preserve">) pode ser criado por aplicações recursivas do </w:t>
      </w:r>
      <w:r w:rsidRPr="009F592F">
        <w:rPr>
          <w:i/>
        </w:rPr>
        <w:t>boosting</w:t>
      </w:r>
      <w:r w:rsidRPr="000B03B0">
        <w:t xml:space="preserve">. Uma limitação específica do </w:t>
      </w:r>
      <w:r w:rsidRPr="009F592F">
        <w:rPr>
          <w:i/>
        </w:rPr>
        <w:t>boosting</w:t>
      </w:r>
      <w:r w:rsidRPr="000B03B0">
        <w:t xml:space="preserve"> é que ele se aplica somente a problemas de classificação binária. Esta limitação é superada com o algoritmo </w:t>
      </w:r>
      <w:r w:rsidRPr="009F592F">
        <w:rPr>
          <w:i/>
        </w:rPr>
        <w:t>AdaBoost</w:t>
      </w:r>
      <w:r w:rsidRPr="000B03B0">
        <w:t xml:space="preserve"> (</w:t>
      </w:r>
      <w:r w:rsidRPr="009F592F">
        <w:rPr>
          <w:i/>
        </w:rPr>
        <w:t>Adaptive Boosting</w:t>
      </w:r>
      <w:r w:rsidRPr="000B03B0">
        <w:t>).</w:t>
      </w:r>
    </w:p>
    <w:p w:rsidR="005332D1" w:rsidRPr="000B03B0" w:rsidRDefault="005332D1" w:rsidP="00594A58">
      <w:pPr>
        <w:pStyle w:val="T2Cap22"/>
      </w:pPr>
      <w:r w:rsidRPr="000B03B0">
        <w:t xml:space="preserve"> </w:t>
      </w:r>
      <w:bookmarkStart w:id="24" w:name="_Toc311537971"/>
      <w:r w:rsidRPr="000B03B0">
        <w:t>Random Subspace</w:t>
      </w:r>
      <w:bookmarkEnd w:id="24"/>
    </w:p>
    <w:p w:rsidR="005332D1" w:rsidRPr="000B03B0" w:rsidRDefault="005332D1" w:rsidP="00594A58">
      <w:r w:rsidRPr="000B03B0">
        <w:t xml:space="preserve">Uma maneira de melhorar a diversidade em um </w:t>
      </w:r>
      <w:r w:rsidRPr="00496959">
        <w:rPr>
          <w:i/>
        </w:rPr>
        <w:t>ensemble</w:t>
      </w:r>
      <w:r w:rsidRPr="000B03B0">
        <w:t xml:space="preserve"> é treinar os classificadores individuais com diferentes subconjuntos do espaço de características. A seleção de características visa uma computação mais eficiente e uma maior precisão do conjunto. O </w:t>
      </w:r>
      <w:r w:rsidRPr="009F592F">
        <w:rPr>
          <w:i/>
        </w:rPr>
        <w:t>RSM</w:t>
      </w:r>
      <w:r w:rsidRPr="000B03B0">
        <w:t xml:space="preserve"> (</w:t>
      </w:r>
      <w:r w:rsidRPr="009F592F">
        <w:rPr>
          <w:i/>
        </w:rPr>
        <w:t>Random Subspace Method</w:t>
      </w:r>
      <w:r w:rsidRPr="000B03B0">
        <w:t>)</w:t>
      </w:r>
      <w:r w:rsidR="002F675A">
        <w:t xml:space="preserve"> </w:t>
      </w:r>
      <w:sdt>
        <w:sdtPr>
          <w:id w:val="717865345"/>
          <w:citation/>
        </w:sdtPr>
        <w:sdtEndPr/>
        <w:sdtContent>
          <w:r w:rsidR="002F675A">
            <w:fldChar w:fldCharType="begin"/>
          </w:r>
          <w:r w:rsidR="002F675A">
            <w:instrText xml:space="preserve"> CITATION HoT98 \l 1046 </w:instrText>
          </w:r>
          <w:r w:rsidR="002F675A">
            <w:fldChar w:fldCharType="separate"/>
          </w:r>
          <w:r w:rsidR="002F675A">
            <w:rPr>
              <w:noProof/>
            </w:rPr>
            <w:t>(HO, 1998)</w:t>
          </w:r>
          <w:r w:rsidR="002F675A">
            <w:fldChar w:fldCharType="end"/>
          </w:r>
        </w:sdtContent>
      </w:sdt>
      <w:r w:rsidRPr="000B03B0">
        <w:t xml:space="preserve"> é um método de seleção de subconjuntos de características aleatória para a construção de </w:t>
      </w:r>
      <w:r w:rsidRPr="00496959">
        <w:rPr>
          <w:i/>
        </w:rPr>
        <w:t>ensemble</w:t>
      </w:r>
      <w:r w:rsidRPr="000B03B0">
        <w:t xml:space="preserve">. É similar ao </w:t>
      </w:r>
      <w:r w:rsidRPr="00496959">
        <w:rPr>
          <w:i/>
        </w:rPr>
        <w:t>bagging</w:t>
      </w:r>
      <w:r w:rsidRPr="000B03B0">
        <w:t xml:space="preserve"> mas ao invés de fazer a amostragem de instâncias, ele faz uma amostragem de características sem repetição, uma vez que seria inútil incluir uma característica mais de uma vez. O </w:t>
      </w:r>
      <w:r w:rsidRPr="009F592F">
        <w:rPr>
          <w:i/>
        </w:rPr>
        <w:t>RSM</w:t>
      </w:r>
      <w:r w:rsidRPr="000B03B0">
        <w:t xml:space="preserve"> seleciona randomicamente um número arbitrário de subespaços de </w:t>
      </w:r>
      <w:r w:rsidRPr="000B03B0">
        <w:lastRenderedPageBreak/>
        <w:t>características do espaço original, e constrói cada classificador em cada subespaço. Essa randomização deve criar classificadores que são complementares e assim a combinação pode ser feita por simples regras de fusão.</w:t>
      </w:r>
    </w:p>
    <w:tbl>
      <w:tblPr>
        <w:tblStyle w:val="Tabelacomgrade"/>
        <w:tblW w:w="0" w:type="auto"/>
        <w:tblInd w:w="959" w:type="dxa"/>
        <w:tblBorders>
          <w:top w:val="single" w:sz="12" w:space="0" w:color="auto"/>
          <w:left w:val="none" w:sz="0" w:space="0" w:color="auto"/>
          <w:bottom w:val="single" w:sz="2" w:space="0" w:color="auto"/>
          <w:right w:val="none" w:sz="0" w:space="0" w:color="auto"/>
          <w:insideH w:val="single" w:sz="2" w:space="0" w:color="auto"/>
          <w:insideV w:val="single" w:sz="2" w:space="0" w:color="auto"/>
        </w:tblBorders>
        <w:tblCellMar>
          <w:left w:w="57" w:type="dxa"/>
          <w:right w:w="57" w:type="dxa"/>
        </w:tblCellMar>
        <w:tblLook w:val="04A0" w:firstRow="1" w:lastRow="0" w:firstColumn="1" w:lastColumn="0" w:noHBand="0" w:noVBand="1"/>
      </w:tblPr>
      <w:tblGrid>
        <w:gridCol w:w="6237"/>
      </w:tblGrid>
      <w:tr w:rsidR="00594A58" w:rsidRPr="00FB6E18" w:rsidTr="00937118">
        <w:tc>
          <w:tcPr>
            <w:tcW w:w="6237" w:type="dxa"/>
          </w:tcPr>
          <w:p w:rsidR="00594A58" w:rsidRPr="00FB6E18" w:rsidRDefault="00594A58" w:rsidP="00594A58">
            <w:pPr>
              <w:pStyle w:val="SemEspaamento"/>
            </w:pPr>
            <w:r w:rsidRPr="00FB6E18">
              <w:rPr>
                <w:b/>
              </w:rPr>
              <w:t xml:space="preserve">Algoritmo </w:t>
            </w:r>
            <w:r>
              <w:rPr>
                <w:b/>
              </w:rPr>
              <w:t>3</w:t>
            </w:r>
            <w:r w:rsidRPr="00FB6E18">
              <w:t xml:space="preserve"> </w:t>
            </w:r>
            <w:r>
              <w:t>Random Subspace Method</w:t>
            </w:r>
          </w:p>
        </w:tc>
      </w:tr>
      <w:tr w:rsidR="00594A58" w:rsidRPr="00FB6E18" w:rsidTr="00937118">
        <w:trPr>
          <w:trHeight w:val="789"/>
        </w:trPr>
        <w:tc>
          <w:tcPr>
            <w:tcW w:w="6237" w:type="dxa"/>
          </w:tcPr>
          <w:p w:rsidR="00594A58" w:rsidRDefault="00594A58" w:rsidP="00937118">
            <w:pPr>
              <w:rPr>
                <w:rFonts w:ascii="Times New Roman" w:hAnsi="Times New Roman" w:cs="Times New Roman"/>
              </w:rPr>
            </w:pPr>
            <w:r w:rsidRPr="00FB6E18">
              <w:rPr>
                <w:rFonts w:ascii="Times New Roman" w:hAnsi="Times New Roman" w:cs="Times New Roman"/>
                <w:b/>
              </w:rPr>
              <w:t>Entrada:</w:t>
            </w:r>
            <w:r>
              <w:rPr>
                <w:rFonts w:ascii="Times New Roman" w:hAnsi="Times New Roman" w:cs="Times New Roman"/>
              </w:rPr>
              <w:t xml:space="preserve"> tamanho </w:t>
            </w:r>
            <w:r w:rsidRPr="00FB6E18">
              <w:rPr>
                <w:rFonts w:ascii="Times New Roman" w:hAnsi="Times New Roman" w:cs="Times New Roman"/>
                <w:i/>
              </w:rPr>
              <w:t>L</w:t>
            </w:r>
            <w:r>
              <w:rPr>
                <w:rFonts w:ascii="Times New Roman" w:hAnsi="Times New Roman" w:cs="Times New Roman"/>
              </w:rPr>
              <w:t xml:space="preserve"> do ensemble; conjunto de treinamento </w:t>
            </w:r>
            <w:r w:rsidRPr="00FB6E18">
              <w:rPr>
                <w:rFonts w:ascii="Times New Roman" w:hAnsi="Times New Roman" w:cs="Times New Roman"/>
                <w:i/>
              </w:rPr>
              <w:t>S</w:t>
            </w:r>
            <w:r>
              <w:rPr>
                <w:rFonts w:ascii="Times New Roman" w:hAnsi="Times New Roman" w:cs="Times New Roman"/>
              </w:rPr>
              <w:t xml:space="preserve"> de tamanho </w:t>
            </w:r>
            <w:r w:rsidRPr="00FB6E18">
              <w:rPr>
                <w:rFonts w:ascii="Times New Roman" w:hAnsi="Times New Roman" w:cs="Times New Roman"/>
                <w:i/>
              </w:rPr>
              <w:t>N</w:t>
            </w:r>
            <w:r>
              <w:rPr>
                <w:rFonts w:ascii="Times New Roman" w:hAnsi="Times New Roman" w:cs="Times New Roman"/>
              </w:rPr>
              <w:t xml:space="preserve">, onde o número de características é </w:t>
            </w:r>
            <w:r>
              <w:rPr>
                <w:rFonts w:ascii="Times New Roman" w:hAnsi="Times New Roman" w:cs="Times New Roman"/>
                <w:i/>
              </w:rPr>
              <w:t>D</w:t>
            </w:r>
            <w:r>
              <w:rPr>
                <w:rFonts w:ascii="Times New Roman" w:hAnsi="Times New Roman" w:cs="Times New Roman"/>
              </w:rPr>
              <w:t xml:space="preserve">; escolher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oMath>
            <w:r>
              <w:rPr>
                <w:rFonts w:ascii="Times New Roman" w:eastAsiaTheme="minorEastAsia" w:hAnsi="Times New Roman" w:cs="Times New Roman"/>
              </w:rPr>
              <w:t xml:space="preserve"> número de características para treinar cada classificador individual, onde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&lt;D</m:t>
              </m:r>
            </m:oMath>
            <w:r>
              <w:rPr>
                <w:rFonts w:ascii="Times New Roman" w:eastAsiaTheme="minorEastAsia" w:hAnsi="Times New Roman" w:cs="Times New Roman"/>
              </w:rPr>
              <w:t xml:space="preserve">, para </w:t>
            </w:r>
            <m:oMath>
              <m:r>
                <w:rPr>
                  <w:rFonts w:ascii="Cambria Math" w:hAnsi="Cambria Math" w:cs="Times New Roman"/>
                </w:rPr>
                <m:t>i=1,…,L</m:t>
              </m:r>
            </m:oMath>
            <w:r>
              <w:rPr>
                <w:rFonts w:ascii="Times New Roman" w:hAnsi="Times New Roman" w:cs="Times New Roman"/>
              </w:rPr>
              <w:t>.</w:t>
            </w:r>
          </w:p>
          <w:p w:rsidR="00594A58" w:rsidRPr="00594A58" w:rsidRDefault="00594A58" w:rsidP="00594A58">
            <w:pPr>
              <w:pStyle w:val="SemEspaamento"/>
              <w:rPr>
                <w:b/>
              </w:rPr>
            </w:pPr>
            <w:r w:rsidRPr="00594A58">
              <w:rPr>
                <w:b/>
              </w:rPr>
              <w:t>Inicialização</w:t>
            </w:r>
          </w:p>
          <w:p w:rsidR="00594A58" w:rsidRPr="00FB6E18" w:rsidRDefault="00594A58" w:rsidP="00594A58">
            <w:pPr>
              <w:pStyle w:val="PargrafodaLista"/>
              <w:numPr>
                <w:ilvl w:val="0"/>
                <w:numId w:val="9"/>
              </w:numPr>
              <w:spacing w:before="0" w:after="0" w:line="240" w:lineRule="auto"/>
              <w:rPr>
                <w:rFonts w:ascii="Times New Roman" w:hAnsi="Times New Roman" w:cs="Times New Roman"/>
              </w:rPr>
            </w:pPr>
            <m:oMath>
              <m:r>
                <w:rPr>
                  <w:rFonts w:ascii="Cambria Math" w:hAnsi="Cambria Math" w:cs="Times New Roman"/>
                </w:rPr>
                <m:t>E=∅</m:t>
              </m:r>
            </m:oMath>
            <w:r>
              <w:rPr>
                <w:rFonts w:ascii="Times New Roman" w:eastAsiaTheme="minorEastAsia" w:hAnsi="Times New Roman" w:cs="Times New Roman"/>
              </w:rPr>
              <w:t>, ensemble</w:t>
            </w:r>
          </w:p>
          <w:p w:rsidR="00594A58" w:rsidRPr="00594A58" w:rsidRDefault="00594A58" w:rsidP="00594A58">
            <w:pPr>
              <w:pStyle w:val="SemEspaamento"/>
              <w:rPr>
                <w:b/>
              </w:rPr>
            </w:pPr>
            <w:r w:rsidRPr="00594A58">
              <w:rPr>
                <w:b/>
              </w:rPr>
              <w:t>Fase de Treinamento</w:t>
            </w:r>
          </w:p>
          <w:p w:rsidR="00594A58" w:rsidRPr="00FB6E18" w:rsidRDefault="00594A58" w:rsidP="00594A58">
            <w:pPr>
              <w:pStyle w:val="PargrafodaLista"/>
              <w:numPr>
                <w:ilvl w:val="0"/>
                <w:numId w:val="9"/>
              </w:numPr>
              <w:spacing w:before="0" w:after="0" w:line="240" w:lineRule="auto"/>
              <w:rPr>
                <w:rFonts w:ascii="Times New Roman" w:hAnsi="Times New Roman" w:cs="Times New Roman"/>
              </w:rPr>
            </w:pPr>
            <w:r w:rsidRPr="00FB6E18">
              <w:rPr>
                <w:rFonts w:ascii="Times New Roman" w:hAnsi="Times New Roman" w:cs="Times New Roman"/>
                <w:b/>
              </w:rPr>
              <w:t>para</w:t>
            </w:r>
            <w:r w:rsidRPr="00FB6E18">
              <w:rPr>
                <w:rFonts w:ascii="Times New Roman" w:hAnsi="Times New Roman" w:cs="Times New Roman"/>
              </w:rPr>
              <w:t xml:space="preserve"> i = 1 até </w:t>
            </w:r>
            <w:r w:rsidRPr="00FB6E18">
              <w:rPr>
                <w:rFonts w:ascii="Times New Roman" w:hAnsi="Times New Roman" w:cs="Times New Roman"/>
                <w:i/>
              </w:rPr>
              <w:t>L</w:t>
            </w:r>
            <w:r w:rsidRPr="00FB6E18">
              <w:rPr>
                <w:rFonts w:ascii="Times New Roman" w:hAnsi="Times New Roman" w:cs="Times New Roman"/>
              </w:rPr>
              <w:t xml:space="preserve"> </w:t>
            </w:r>
            <w:r w:rsidRPr="00FB6E18">
              <w:rPr>
                <w:rFonts w:ascii="Times New Roman" w:hAnsi="Times New Roman" w:cs="Times New Roman"/>
                <w:b/>
              </w:rPr>
              <w:t>faça</w:t>
            </w:r>
          </w:p>
          <w:p w:rsidR="00594A58" w:rsidRPr="00FB6E18" w:rsidRDefault="00594A58" w:rsidP="00594A58">
            <w:pPr>
              <w:pStyle w:val="PargrafodaLista"/>
              <w:numPr>
                <w:ilvl w:val="0"/>
                <w:numId w:val="9"/>
              </w:numPr>
              <w:spacing w:before="0" w:after="0" w:line="240" w:lineRule="auto"/>
              <w:rPr>
                <w:rFonts w:ascii="Times New Roman" w:hAnsi="Times New Roman" w:cs="Times New Roman"/>
              </w:rPr>
            </w:pP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 xml:space="preserve"> ←</m:t>
              </m:r>
            </m:oMath>
            <w:r>
              <w:rPr>
                <w:rFonts w:ascii="Times New Roman" w:eastAsiaTheme="minorEastAsia" w:hAnsi="Times New Roman" w:cs="Times New Roman"/>
              </w:rPr>
              <w:t xml:space="preserve"> Sorteio de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oMath>
            <w:r>
              <w:rPr>
                <w:rFonts w:ascii="Times New Roman" w:eastAsiaTheme="minorEastAsia" w:hAnsi="Times New Roman" w:cs="Times New Roman"/>
              </w:rPr>
              <w:t xml:space="preserve"> características de </w:t>
            </w:r>
            <w:r>
              <w:rPr>
                <w:rFonts w:ascii="Times New Roman" w:eastAsiaTheme="minorEastAsia" w:hAnsi="Times New Roman" w:cs="Times New Roman"/>
                <w:i/>
              </w:rPr>
              <w:t>D</w:t>
            </w:r>
            <w:r>
              <w:rPr>
                <w:rFonts w:ascii="Times New Roman" w:eastAsiaTheme="minorEastAsia" w:hAnsi="Times New Roman" w:cs="Times New Roman"/>
              </w:rPr>
              <w:t>, sem reposição.</w:t>
            </w:r>
          </w:p>
          <w:p w:rsidR="00594A58" w:rsidRPr="00FB6E18" w:rsidRDefault="00594A58" w:rsidP="00594A58">
            <w:pPr>
              <w:pStyle w:val="PargrafodaLista"/>
              <w:numPr>
                <w:ilvl w:val="0"/>
                <w:numId w:val="9"/>
              </w:numPr>
              <w:spacing w:before="0" w:after="0" w:line="240" w:lineRule="auto"/>
              <w:rPr>
                <w:rFonts w:ascii="Times New Roman" w:hAnsi="Times New Roman" w:cs="Times New Roman"/>
              </w:rPr>
            </w:pPr>
            <w:r>
              <w:rPr>
                <w:rFonts w:ascii="Times New Roman" w:hAnsi="Times New Roman" w:cs="Times New Roman"/>
              </w:rPr>
              <w:t xml:space="preserve">    </w:t>
            </w:r>
            <w:r>
              <w:rPr>
                <w:rFonts w:ascii="Times New Roman" w:eastAsiaTheme="minorEastAsia" w:hAnsi="Times New Roman" w:cs="Times New Roman"/>
              </w:rPr>
              <w:t xml:space="preserve">Constrói o classificador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oMath>
            <w:r>
              <w:rPr>
                <w:rFonts w:ascii="Times New Roman" w:eastAsiaTheme="minorEastAsia" w:hAnsi="Times New Roman" w:cs="Times New Roman"/>
              </w:rPr>
              <w:t xml:space="preserve"> usando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Pr>
                <w:rFonts w:ascii="Times New Roman" w:eastAsiaTheme="minorEastAsia" w:hAnsi="Times New Roman" w:cs="Times New Roman"/>
              </w:rPr>
              <w:t xml:space="preserve"> </w:t>
            </w:r>
          </w:p>
          <w:p w:rsidR="00594A58" w:rsidRPr="00FB6E18" w:rsidRDefault="00594A58" w:rsidP="00594A58">
            <w:pPr>
              <w:pStyle w:val="PargrafodaLista"/>
              <w:numPr>
                <w:ilvl w:val="0"/>
                <w:numId w:val="9"/>
              </w:numPr>
              <w:spacing w:before="0" w:after="0" w:line="240" w:lineRule="auto"/>
              <w:rPr>
                <w:rFonts w:ascii="Times New Roman" w:hAnsi="Times New Roman" w:cs="Times New Roman"/>
              </w:rPr>
            </w:pPr>
            <w:r>
              <w:rPr>
                <w:rFonts w:ascii="Times New Roman" w:eastAsiaTheme="minorEastAsia" w:hAnsi="Times New Roman" w:cs="Times New Roman"/>
              </w:rPr>
              <w:t xml:space="preserve">    Adiciona o classificador ao ensemble </w:t>
            </w:r>
            <m:oMath>
              <m:r>
                <w:rPr>
                  <w:rFonts w:ascii="Cambria Math" w:hAnsi="Cambria Math" w:cs="Times New Roman"/>
                </w:rPr>
                <m:t>E=E∪</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oMath>
          </w:p>
          <w:p w:rsidR="00594A58" w:rsidRPr="00594A58" w:rsidRDefault="00594A58" w:rsidP="00594A58">
            <w:pPr>
              <w:pStyle w:val="SemEspaamento"/>
              <w:rPr>
                <w:b/>
              </w:rPr>
            </w:pPr>
            <w:r w:rsidRPr="00594A58">
              <w:rPr>
                <w:b/>
              </w:rPr>
              <w:t>Fase de Classificação</w:t>
            </w:r>
          </w:p>
          <w:p w:rsidR="00594A58" w:rsidRDefault="00594A58" w:rsidP="00594A58">
            <w:pPr>
              <w:pStyle w:val="PargrafodaLista"/>
              <w:numPr>
                <w:ilvl w:val="0"/>
                <w:numId w:val="9"/>
              </w:numPr>
              <w:spacing w:before="0" w:after="0" w:line="240" w:lineRule="auto"/>
              <w:rPr>
                <w:rFonts w:ascii="Times New Roman" w:hAnsi="Times New Roman" w:cs="Times New Roman"/>
                <w:b/>
              </w:rPr>
            </w:pPr>
            <w:r w:rsidRPr="00FB6E18">
              <w:rPr>
                <w:rFonts w:ascii="Times New Roman" w:hAnsi="Times New Roman" w:cs="Times New Roman"/>
                <w:b/>
              </w:rPr>
              <w:t>para</w:t>
            </w:r>
            <w:r>
              <w:rPr>
                <w:rFonts w:ascii="Times New Roman" w:hAnsi="Times New Roman" w:cs="Times New Roman"/>
              </w:rPr>
              <w:t xml:space="preserve"> cada novo padrão </w:t>
            </w:r>
            <w:r w:rsidRPr="00FB6E18">
              <w:rPr>
                <w:rFonts w:ascii="Times New Roman" w:hAnsi="Times New Roman" w:cs="Times New Roman"/>
                <w:b/>
              </w:rPr>
              <w:t>faça</w:t>
            </w:r>
          </w:p>
          <w:p w:rsidR="00594A58" w:rsidRPr="00FB6E18" w:rsidRDefault="00594A58" w:rsidP="00594A58">
            <w:pPr>
              <w:pStyle w:val="PargrafodaLista"/>
              <w:numPr>
                <w:ilvl w:val="0"/>
                <w:numId w:val="9"/>
              </w:numPr>
              <w:spacing w:before="0" w:after="0" w:line="240" w:lineRule="auto"/>
              <w:rPr>
                <w:rFonts w:ascii="Times New Roman" w:hAnsi="Times New Roman" w:cs="Times New Roman"/>
                <w:b/>
              </w:rPr>
            </w:pPr>
            <w:r>
              <w:rPr>
                <w:rFonts w:ascii="Times New Roman" w:hAnsi="Times New Roman" w:cs="Times New Roman"/>
                <w:b/>
              </w:rPr>
              <w:t xml:space="preserve">    se </w:t>
            </w:r>
            <w:r>
              <w:rPr>
                <w:rFonts w:ascii="Times New Roman" w:hAnsi="Times New Roman" w:cs="Times New Roman"/>
              </w:rPr>
              <w:t xml:space="preserve">se as saídas são contínuas </w:t>
            </w:r>
            <w:r>
              <w:rPr>
                <w:rFonts w:ascii="Times New Roman" w:hAnsi="Times New Roman" w:cs="Times New Roman"/>
                <w:b/>
              </w:rPr>
              <w:t>então</w:t>
            </w:r>
          </w:p>
          <w:p w:rsidR="00594A58" w:rsidRPr="00FB6E18" w:rsidRDefault="00594A58" w:rsidP="00594A58">
            <w:pPr>
              <w:pStyle w:val="PargrafodaLista"/>
              <w:numPr>
                <w:ilvl w:val="0"/>
                <w:numId w:val="9"/>
              </w:numPr>
              <w:spacing w:before="0" w:after="0" w:line="240" w:lineRule="auto"/>
              <w:rPr>
                <w:rFonts w:ascii="Times New Roman" w:hAnsi="Times New Roman" w:cs="Times New Roman"/>
                <w:b/>
              </w:rPr>
            </w:pPr>
            <w:r>
              <w:rPr>
                <w:rFonts w:ascii="Times New Roman" w:hAnsi="Times New Roman" w:cs="Times New Roman"/>
              </w:rPr>
              <w:t xml:space="preserve">        Combine as saídas dos classificados de </w:t>
            </w:r>
            <m:oMath>
              <m:r>
                <w:rPr>
                  <w:rFonts w:ascii="Cambria Math" w:hAnsi="Cambria Math" w:cs="Times New Roman"/>
                </w:rPr>
                <m:t>E</m:t>
              </m:r>
            </m:oMath>
            <w:r>
              <w:rPr>
                <w:rFonts w:ascii="Times New Roman" w:eastAsiaTheme="minorEastAsia" w:hAnsi="Times New Roman" w:cs="Times New Roman"/>
              </w:rPr>
              <w:t xml:space="preserve"> pela média</w:t>
            </w:r>
          </w:p>
          <w:p w:rsidR="00594A58" w:rsidRPr="00FB6E18" w:rsidRDefault="00594A58" w:rsidP="00594A58">
            <w:pPr>
              <w:pStyle w:val="PargrafodaLista"/>
              <w:numPr>
                <w:ilvl w:val="0"/>
                <w:numId w:val="9"/>
              </w:numPr>
              <w:spacing w:before="0" w:after="0" w:line="240" w:lineRule="auto"/>
              <w:rPr>
                <w:rFonts w:ascii="Times New Roman" w:hAnsi="Times New Roman" w:cs="Times New Roman"/>
                <w:b/>
              </w:rPr>
            </w:pPr>
            <w:r>
              <w:rPr>
                <w:rFonts w:ascii="Times New Roman" w:eastAsiaTheme="minorEastAsia" w:hAnsi="Times New Roman" w:cs="Times New Roman"/>
              </w:rPr>
              <w:t xml:space="preserve">    </w:t>
            </w:r>
            <w:r>
              <w:rPr>
                <w:rFonts w:ascii="Times New Roman" w:eastAsiaTheme="minorEastAsia" w:hAnsi="Times New Roman" w:cs="Times New Roman"/>
                <w:b/>
              </w:rPr>
              <w:t xml:space="preserve">senão se </w:t>
            </w:r>
            <w:r>
              <w:rPr>
                <w:rFonts w:ascii="Times New Roman" w:eastAsiaTheme="minorEastAsia" w:hAnsi="Times New Roman" w:cs="Times New Roman"/>
              </w:rPr>
              <w:t xml:space="preserve">as saídas são os rótulos das classes </w:t>
            </w:r>
            <w:r>
              <w:rPr>
                <w:rFonts w:ascii="Times New Roman" w:eastAsiaTheme="minorEastAsia" w:hAnsi="Times New Roman" w:cs="Times New Roman"/>
                <w:b/>
              </w:rPr>
              <w:t>então</w:t>
            </w:r>
          </w:p>
          <w:p w:rsidR="00594A58" w:rsidRPr="00FB6E18" w:rsidRDefault="00594A58" w:rsidP="00594A58">
            <w:pPr>
              <w:pStyle w:val="PargrafodaLista"/>
              <w:numPr>
                <w:ilvl w:val="0"/>
                <w:numId w:val="9"/>
              </w:numPr>
              <w:spacing w:before="0" w:after="0" w:line="240" w:lineRule="auto"/>
              <w:rPr>
                <w:rFonts w:ascii="Times New Roman" w:hAnsi="Times New Roman" w:cs="Times New Roman"/>
                <w:b/>
              </w:rPr>
            </w:pPr>
            <w:r>
              <w:rPr>
                <w:rFonts w:ascii="Times New Roman" w:eastAsiaTheme="minorEastAsia" w:hAnsi="Times New Roman" w:cs="Times New Roman"/>
              </w:rPr>
              <w:t xml:space="preserve">        Combine as saídas dos classificados de </w:t>
            </w:r>
            <m:oMath>
              <m:r>
                <w:rPr>
                  <w:rFonts w:ascii="Cambria Math" w:hAnsi="Cambria Math" w:cs="Times New Roman"/>
                </w:rPr>
                <m:t>E</m:t>
              </m:r>
            </m:oMath>
            <w:r>
              <w:rPr>
                <w:rFonts w:ascii="Times New Roman" w:eastAsiaTheme="minorEastAsia" w:hAnsi="Times New Roman" w:cs="Times New Roman"/>
              </w:rPr>
              <w:t xml:space="preserve"> pela votação majoritária</w:t>
            </w:r>
          </w:p>
        </w:tc>
      </w:tr>
    </w:tbl>
    <w:p w:rsidR="005332D1" w:rsidRPr="000B03B0" w:rsidRDefault="005332D1" w:rsidP="0002781E">
      <w:pPr>
        <w:pStyle w:val="SemEspaamento"/>
      </w:pPr>
    </w:p>
    <w:p w:rsidR="005332D1" w:rsidRPr="000B03B0" w:rsidRDefault="005332D1" w:rsidP="00594A58">
      <w:pPr>
        <w:ind w:firstLine="708"/>
      </w:pPr>
      <w:r w:rsidRPr="000B03B0">
        <w:t xml:space="preserve">Experimentalmente evidências mostram que </w:t>
      </w:r>
      <w:r w:rsidRPr="009F592F">
        <w:rPr>
          <w:i/>
        </w:rPr>
        <w:t>RSM</w:t>
      </w:r>
      <w:r w:rsidRPr="000B03B0">
        <w:t xml:space="preserve"> trabalha bem com espaços de características com grandes conjuntos de características e redundâncias de características. Isso evita a “maldição” da dimensionalidade. Os conceitos de </w:t>
      </w:r>
      <w:r w:rsidRPr="009F592F">
        <w:rPr>
          <w:i/>
        </w:rPr>
        <w:t>RSM</w:t>
      </w:r>
      <w:r w:rsidRPr="000B03B0">
        <w:t xml:space="preserve"> podem ser relacionados à teoria da discriminação estocástica de Kleinberg.</w:t>
      </w:r>
    </w:p>
    <w:p w:rsidR="005332D1" w:rsidRPr="000B03B0" w:rsidRDefault="005332D1" w:rsidP="00594A58">
      <w:pPr>
        <w:pStyle w:val="T1Cap2"/>
      </w:pPr>
      <w:bookmarkStart w:id="25" w:name="_Toc311537972"/>
      <w:r w:rsidRPr="000B03B0">
        <w:t xml:space="preserve">Seleção </w:t>
      </w:r>
      <w:r w:rsidRPr="00496959">
        <w:t>DCS</w:t>
      </w:r>
      <w:r w:rsidRPr="000B03B0">
        <w:t xml:space="preserve"> e </w:t>
      </w:r>
      <w:r w:rsidRPr="00496959">
        <w:t>DES</w:t>
      </w:r>
      <w:bookmarkEnd w:id="25"/>
    </w:p>
    <w:p w:rsidR="005332D1" w:rsidRPr="000B03B0" w:rsidRDefault="005332D1" w:rsidP="00594A58">
      <w:r w:rsidRPr="000B03B0">
        <w:t xml:space="preserve">Nesta seção serão descritos os principais métodos de seleção dinâmica </w:t>
      </w:r>
      <w:r w:rsidRPr="009F592F">
        <w:rPr>
          <w:i/>
        </w:rPr>
        <w:t>DCS</w:t>
      </w:r>
      <w:r w:rsidRPr="000B03B0">
        <w:t xml:space="preserve"> e </w:t>
      </w:r>
      <w:r w:rsidRPr="009F592F">
        <w:rPr>
          <w:i/>
        </w:rPr>
        <w:t>DES</w:t>
      </w:r>
      <w:r w:rsidRPr="000B03B0">
        <w:t xml:space="preserve">. Estas estratégias de </w:t>
      </w:r>
      <w:r w:rsidR="005A4D88">
        <w:t>seleção dinâmica</w:t>
      </w:r>
      <w:r w:rsidR="005A4D88" w:rsidRPr="000B03B0">
        <w:t xml:space="preserve"> </w:t>
      </w:r>
      <w:r w:rsidRPr="000B03B0">
        <w:t>tem o propósito de selecionar o classificador (</w:t>
      </w:r>
      <w:r w:rsidRPr="009F592F">
        <w:rPr>
          <w:i/>
        </w:rPr>
        <w:t>DCS</w:t>
      </w:r>
      <w:r w:rsidRPr="000B03B0">
        <w:t>) ou o conjunto de classificadores (</w:t>
      </w:r>
      <w:r w:rsidRPr="009F592F">
        <w:rPr>
          <w:i/>
        </w:rPr>
        <w:t>DES</w:t>
      </w:r>
      <w:r w:rsidRPr="000B03B0">
        <w:t xml:space="preserve">) que melhor classifica a região de competência, dado uma amostra de teste. A seguir serão explicados primeiros os </w:t>
      </w:r>
      <w:r w:rsidRPr="000B03B0">
        <w:lastRenderedPageBreak/>
        <w:t xml:space="preserve">métodos de </w:t>
      </w:r>
      <w:r w:rsidRPr="009F592F">
        <w:rPr>
          <w:i/>
        </w:rPr>
        <w:t>DCS</w:t>
      </w:r>
      <w:r w:rsidRPr="000B03B0">
        <w:t xml:space="preserve"> baseado no </w:t>
      </w:r>
      <w:r w:rsidRPr="009F592F">
        <w:rPr>
          <w:i/>
        </w:rPr>
        <w:t>DCS-LA</w:t>
      </w:r>
      <w:r w:rsidRPr="000B03B0">
        <w:t xml:space="preserve">: </w:t>
      </w:r>
      <w:r w:rsidRPr="009F592F">
        <w:rPr>
          <w:i/>
        </w:rPr>
        <w:t>OLA</w:t>
      </w:r>
      <w:r w:rsidRPr="000B03B0">
        <w:t xml:space="preserve"> e </w:t>
      </w:r>
      <w:r w:rsidRPr="009F592F">
        <w:rPr>
          <w:i/>
        </w:rPr>
        <w:t>LCA</w:t>
      </w:r>
      <w:r w:rsidRPr="000B03B0">
        <w:t xml:space="preserve">. Em seguida os métodos </w:t>
      </w:r>
      <w:r w:rsidRPr="009F592F">
        <w:rPr>
          <w:i/>
        </w:rPr>
        <w:t>DES</w:t>
      </w:r>
      <w:r w:rsidRPr="000B03B0">
        <w:t xml:space="preserve"> baseados no </w:t>
      </w:r>
      <w:r w:rsidRPr="009F592F">
        <w:rPr>
          <w:i/>
        </w:rPr>
        <w:t>KNORA</w:t>
      </w:r>
      <w:r w:rsidRPr="000B03B0">
        <w:t xml:space="preserve">: </w:t>
      </w:r>
      <w:r w:rsidRPr="009F592F">
        <w:rPr>
          <w:i/>
        </w:rPr>
        <w:t>KNORA-Eliminate</w:t>
      </w:r>
      <w:r w:rsidRPr="000B03B0">
        <w:t xml:space="preserve"> e </w:t>
      </w:r>
      <w:r w:rsidRPr="009F592F">
        <w:rPr>
          <w:i/>
        </w:rPr>
        <w:t>KNORA-Union</w:t>
      </w:r>
      <w:r w:rsidRPr="000B03B0">
        <w:t>.</w:t>
      </w:r>
    </w:p>
    <w:p w:rsidR="005332D1" w:rsidRPr="000B03B0" w:rsidRDefault="005332D1" w:rsidP="00660020">
      <w:pPr>
        <w:pStyle w:val="T2Cap23"/>
      </w:pPr>
      <w:bookmarkStart w:id="26" w:name="_Toc311537973"/>
      <w:r w:rsidRPr="000B03B0">
        <w:t>DCS-LA</w:t>
      </w:r>
      <w:bookmarkEnd w:id="26"/>
    </w:p>
    <w:p w:rsidR="005332D1" w:rsidRDefault="005332D1" w:rsidP="00594A58">
      <w:r w:rsidRPr="000B03B0">
        <w:t xml:space="preserve">O </w:t>
      </w:r>
      <w:r w:rsidRPr="009F592F">
        <w:rPr>
          <w:i/>
        </w:rPr>
        <w:t>DCS-LA</w:t>
      </w:r>
      <w:r w:rsidRPr="000B03B0">
        <w:t xml:space="preserve"> (</w:t>
      </w:r>
      <w:r w:rsidRPr="009F592F">
        <w:rPr>
          <w:i/>
        </w:rPr>
        <w:t>Dynamic Classifier Selection by Accuracy</w:t>
      </w:r>
      <w:r w:rsidRPr="000B03B0">
        <w:t>) proposto por</w:t>
      </w:r>
      <w:r w:rsidR="002F675A">
        <w:t xml:space="preserve"> </w:t>
      </w:r>
      <w:sdt>
        <w:sdtPr>
          <w:id w:val="833729796"/>
          <w:citation/>
        </w:sdtPr>
        <w:sdtEndPr/>
        <w:sdtContent>
          <w:r w:rsidR="002F675A">
            <w:fldChar w:fldCharType="begin"/>
          </w:r>
          <w:r w:rsidR="002F675A">
            <w:instrText xml:space="preserve"> CITATION Woo97 \l 1046 </w:instrText>
          </w:r>
          <w:r w:rsidR="002F675A">
            <w:fldChar w:fldCharType="separate"/>
          </w:r>
          <w:r w:rsidR="002F675A">
            <w:rPr>
              <w:noProof/>
            </w:rPr>
            <w:t>(WOODS, KEGELMEYER JR. e BOWYER, 1997)</w:t>
          </w:r>
          <w:r w:rsidR="002F675A">
            <w:fldChar w:fldCharType="end"/>
          </w:r>
        </w:sdtContent>
      </w:sdt>
      <w:r w:rsidRPr="000B03B0">
        <w:t xml:space="preserve"> é uma abordagem para seleção dinâmica de classificador, baseado no conceito da estimativa da precisão local “</w:t>
      </w:r>
      <w:r w:rsidRPr="009F592F">
        <w:rPr>
          <w:i/>
        </w:rPr>
        <w:t>Local Accuracy Estimates</w:t>
      </w:r>
      <w:r w:rsidRPr="000B03B0">
        <w:t>”. Portanto, a ideia é estimar a precisão de cada classificador em regiões locais do espaço de características ao redor da amostra de teste desconhecida, e então usar a decisão do classificador mais preciso localmente. Na implementação de Woods, as “regiões locais” são definidas em termos do K-vizinhos mais próximos (</w:t>
      </w:r>
      <w:r w:rsidRPr="009F592F">
        <w:rPr>
          <w:i/>
        </w:rPr>
        <w:t>K-NN</w:t>
      </w:r>
      <w:r w:rsidRPr="000B03B0">
        <w:t>) no conjunto de dados de treinamento. Woods propôs dois métodos para estimar a precisão local (</w:t>
      </w:r>
      <w:r w:rsidRPr="009F592F">
        <w:rPr>
          <w:i/>
        </w:rPr>
        <w:t>Local Accuracy</w:t>
      </w:r>
      <w:r w:rsidRPr="000B03B0">
        <w:t>) que são: precisão local total (</w:t>
      </w:r>
      <w:r w:rsidRPr="009F592F">
        <w:rPr>
          <w:i/>
        </w:rPr>
        <w:t>OLA – Overrall Local Accuracy</w:t>
      </w:r>
      <w:r w:rsidRPr="000B03B0">
        <w:t>) e a precisão local da classe (</w:t>
      </w:r>
      <w:r w:rsidRPr="009F592F">
        <w:rPr>
          <w:i/>
        </w:rPr>
        <w:t>LCA – Local Class Accuracy</w:t>
      </w:r>
      <w:r w:rsidRPr="000B03B0">
        <w:t xml:space="preserve">). O pseudocódigo da abordagem </w:t>
      </w:r>
      <w:r w:rsidRPr="009F592F">
        <w:rPr>
          <w:i/>
        </w:rPr>
        <w:t>DCS-LA</w:t>
      </w:r>
      <w:r w:rsidRPr="000B03B0">
        <w:t xml:space="preserve"> é </w:t>
      </w:r>
      <w:r w:rsidR="005A4D88" w:rsidRPr="000B03B0">
        <w:t>descrit</w:t>
      </w:r>
      <w:r w:rsidR="005A4D88">
        <w:t>o</w:t>
      </w:r>
      <w:r w:rsidR="005A4D88" w:rsidRPr="000B03B0">
        <w:t xml:space="preserve"> </w:t>
      </w:r>
      <w:r w:rsidRPr="000B03B0">
        <w:t>abaixo:</w:t>
      </w:r>
    </w:p>
    <w:tbl>
      <w:tblPr>
        <w:tblStyle w:val="Tabelacomgrade"/>
        <w:tblW w:w="0" w:type="auto"/>
        <w:tblInd w:w="1010" w:type="dxa"/>
        <w:tblBorders>
          <w:top w:val="single" w:sz="12" w:space="0" w:color="auto"/>
          <w:left w:val="none" w:sz="0" w:space="0" w:color="auto"/>
          <w:bottom w:val="single" w:sz="2" w:space="0" w:color="auto"/>
          <w:right w:val="none" w:sz="0" w:space="0" w:color="auto"/>
          <w:insideH w:val="single" w:sz="2" w:space="0" w:color="auto"/>
          <w:insideV w:val="none" w:sz="0" w:space="0" w:color="auto"/>
        </w:tblBorders>
        <w:tblLook w:val="04A0" w:firstRow="1" w:lastRow="0" w:firstColumn="1" w:lastColumn="0" w:noHBand="0" w:noVBand="1"/>
      </w:tblPr>
      <w:tblGrid>
        <w:gridCol w:w="6237"/>
      </w:tblGrid>
      <w:tr w:rsidR="00192B5D" w:rsidRPr="00FB6E18" w:rsidTr="0002781E">
        <w:tc>
          <w:tcPr>
            <w:tcW w:w="6237" w:type="dxa"/>
          </w:tcPr>
          <w:p w:rsidR="00192B5D" w:rsidRPr="00FB6E18" w:rsidRDefault="00192B5D" w:rsidP="0002781E">
            <w:pPr>
              <w:pStyle w:val="SemEspaamento"/>
            </w:pPr>
            <w:r w:rsidRPr="0002781E">
              <w:rPr>
                <w:b/>
              </w:rPr>
              <w:t>Algoritmo 4</w:t>
            </w:r>
            <w:r w:rsidRPr="00FB6E18">
              <w:t xml:space="preserve"> </w:t>
            </w:r>
            <w:r>
              <w:t>DCS-LA</w:t>
            </w:r>
          </w:p>
        </w:tc>
      </w:tr>
      <w:tr w:rsidR="00192B5D" w:rsidRPr="00FB6E18" w:rsidTr="0002781E">
        <w:trPr>
          <w:trHeight w:val="789"/>
        </w:trPr>
        <w:tc>
          <w:tcPr>
            <w:tcW w:w="6237" w:type="dxa"/>
          </w:tcPr>
          <w:p w:rsidR="00192B5D" w:rsidRDefault="00192B5D" w:rsidP="00937118">
            <w:pPr>
              <w:rPr>
                <w:rFonts w:ascii="Times New Roman" w:hAnsi="Times New Roman" w:cs="Times New Roman"/>
              </w:rPr>
            </w:pPr>
            <w:r w:rsidRPr="00FB6E18">
              <w:rPr>
                <w:rFonts w:ascii="Times New Roman" w:hAnsi="Times New Roman" w:cs="Times New Roman"/>
                <w:b/>
              </w:rPr>
              <w:t>Entrada:</w:t>
            </w:r>
            <w:r>
              <w:rPr>
                <w:rFonts w:ascii="Times New Roman" w:hAnsi="Times New Roman" w:cs="Times New Roman"/>
              </w:rPr>
              <w:t xml:space="preserve"> ensemble </w:t>
            </w:r>
            <w:r w:rsidRPr="00E060CE">
              <w:rPr>
                <w:rFonts w:ascii="Times New Roman" w:hAnsi="Times New Roman" w:cs="Times New Roman"/>
                <w:i/>
              </w:rPr>
              <w:t>E</w:t>
            </w:r>
            <w:r>
              <w:rPr>
                <w:rFonts w:ascii="Times New Roman" w:hAnsi="Times New Roman" w:cs="Times New Roman"/>
              </w:rPr>
              <w:t xml:space="preserve"> de tamanho </w:t>
            </w:r>
            <w:r w:rsidRPr="00FB6E18">
              <w:rPr>
                <w:rFonts w:ascii="Times New Roman" w:hAnsi="Times New Roman" w:cs="Times New Roman"/>
                <w:i/>
              </w:rPr>
              <w:t>L</w:t>
            </w:r>
            <w:r>
              <w:rPr>
                <w:rFonts w:ascii="Times New Roman" w:hAnsi="Times New Roman" w:cs="Times New Roman"/>
              </w:rPr>
              <w:t xml:space="preserve">; parâmetro </w:t>
            </w:r>
            <w:r>
              <w:rPr>
                <w:rFonts w:ascii="Times New Roman" w:hAnsi="Times New Roman" w:cs="Times New Roman"/>
                <w:i/>
              </w:rPr>
              <w:t>K</w:t>
            </w:r>
            <w:r>
              <w:rPr>
                <w:rFonts w:ascii="Times New Roman" w:hAnsi="Times New Roman" w:cs="Times New Roman"/>
              </w:rPr>
              <w:t xml:space="preserve"> de vizinhos mais próximos (recomendado K=10); conjunto de dados de treinamento </w:t>
            </w:r>
            <w:r>
              <w:rPr>
                <w:rFonts w:ascii="Times New Roman" w:hAnsi="Times New Roman" w:cs="Times New Roman"/>
                <w:i/>
              </w:rPr>
              <w:t>T</w:t>
            </w:r>
            <w:r>
              <w:rPr>
                <w:rFonts w:ascii="Times New Roman" w:hAnsi="Times New Roman" w:cs="Times New Roman"/>
              </w:rPr>
              <w:t>.</w:t>
            </w:r>
          </w:p>
          <w:p w:rsidR="00192B5D" w:rsidRPr="00FB6E18" w:rsidRDefault="00192B5D" w:rsidP="00192B5D">
            <w:pPr>
              <w:pStyle w:val="PargrafodaLista"/>
              <w:numPr>
                <w:ilvl w:val="0"/>
                <w:numId w:val="10"/>
              </w:numPr>
              <w:spacing w:before="240" w:after="0" w:line="240" w:lineRule="auto"/>
              <w:rPr>
                <w:rFonts w:ascii="Times New Roman" w:hAnsi="Times New Roman" w:cs="Times New Roman"/>
              </w:rPr>
            </w:pPr>
            <w:r w:rsidRPr="00FB6E18">
              <w:rPr>
                <w:rFonts w:ascii="Times New Roman" w:hAnsi="Times New Roman" w:cs="Times New Roman"/>
                <w:b/>
              </w:rPr>
              <w:t>para</w:t>
            </w:r>
            <w:r w:rsidRPr="00FB6E18">
              <w:rPr>
                <w:rFonts w:ascii="Times New Roman" w:hAnsi="Times New Roman" w:cs="Times New Roman"/>
              </w:rPr>
              <w:t xml:space="preserve"> </w:t>
            </w:r>
            <w:r>
              <w:rPr>
                <w:rFonts w:ascii="Times New Roman" w:hAnsi="Times New Roman" w:cs="Times New Roman"/>
              </w:rPr>
              <w:t xml:space="preserve">cada novo padrão de teste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FB6E18">
              <w:rPr>
                <w:rFonts w:ascii="Times New Roman" w:hAnsi="Times New Roman" w:cs="Times New Roman"/>
              </w:rPr>
              <w:t xml:space="preserve"> </w:t>
            </w:r>
            <w:r w:rsidRPr="00FB6E18">
              <w:rPr>
                <w:rFonts w:ascii="Times New Roman" w:hAnsi="Times New Roman" w:cs="Times New Roman"/>
                <w:b/>
              </w:rPr>
              <w:t>faça</w:t>
            </w:r>
          </w:p>
          <w:p w:rsidR="00192B5D" w:rsidRPr="00E060CE" w:rsidRDefault="00192B5D" w:rsidP="00192B5D">
            <w:pPr>
              <w:pStyle w:val="PargrafodaLista"/>
              <w:numPr>
                <w:ilvl w:val="0"/>
                <w:numId w:val="10"/>
              </w:numPr>
              <w:spacing w:before="0" w:after="0" w:line="240" w:lineRule="auto"/>
              <w:rPr>
                <w:rFonts w:ascii="Times New Roman" w:hAnsi="Times New Roman" w:cs="Times New Roman"/>
              </w:rPr>
            </w:pPr>
            <w:r>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 xml:space="preserve"> ←</m:t>
              </m:r>
            </m:oMath>
            <w:r>
              <w:rPr>
                <w:rFonts w:ascii="Times New Roman" w:eastAsiaTheme="minorEastAsia" w:hAnsi="Times New Roman" w:cs="Times New Roman"/>
              </w:rPr>
              <w:t xml:space="preserve"> Defina a região local ao redor da amostra de teste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Pr>
                <w:rFonts w:ascii="Times New Roman" w:eastAsiaTheme="minorEastAsia" w:hAnsi="Times New Roman" w:cs="Times New Roman"/>
              </w:rPr>
              <w:t xml:space="preserve">) como sendo o conjunto dos K-vizinhos mais próximos (K-NN) a partir do conjunto de treinamento </w:t>
            </w:r>
            <w:r>
              <w:rPr>
                <w:rFonts w:ascii="Times New Roman" w:eastAsiaTheme="minorEastAsia" w:hAnsi="Times New Roman" w:cs="Times New Roman"/>
                <w:i/>
              </w:rPr>
              <w:t>T</w:t>
            </w:r>
            <w:r>
              <w:rPr>
                <w:rFonts w:ascii="Times New Roman" w:eastAsiaTheme="minorEastAsia" w:hAnsi="Times New Roman" w:cs="Times New Roman"/>
              </w:rPr>
              <w:t>.</w:t>
            </w:r>
          </w:p>
          <w:p w:rsidR="00192B5D" w:rsidRPr="00E060CE" w:rsidRDefault="00192B5D" w:rsidP="00192B5D">
            <w:pPr>
              <w:pStyle w:val="PargrafodaLista"/>
              <w:numPr>
                <w:ilvl w:val="0"/>
                <w:numId w:val="10"/>
              </w:numPr>
              <w:spacing w:before="0" w:after="200" w:line="276" w:lineRule="auto"/>
              <w:rPr>
                <w:rFonts w:ascii="Times New Roman" w:hAnsi="Times New Roman" w:cs="Times New Roman"/>
              </w:rPr>
            </w:pPr>
            <w:r>
              <w:rPr>
                <w:rFonts w:ascii="Times New Roman" w:hAnsi="Times New Roman" w:cs="Times New Roman"/>
              </w:rPr>
              <w:t xml:space="preserve">    </w:t>
            </w:r>
            <w:r w:rsidRPr="00E060CE">
              <w:rPr>
                <w:rFonts w:ascii="Times New Roman" w:hAnsi="Times New Roman" w:cs="Times New Roman"/>
                <w:b/>
              </w:rPr>
              <w:t>para</w:t>
            </w:r>
            <w:r>
              <w:rPr>
                <w:rFonts w:ascii="Times New Roman" w:hAnsi="Times New Roman" w:cs="Times New Roman"/>
              </w:rPr>
              <w:t xml:space="preserve"> cada classificador individual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oMath>
            <w:r>
              <w:rPr>
                <w:rFonts w:ascii="Times New Roman" w:eastAsiaTheme="minorEastAsia" w:hAnsi="Times New Roman" w:cs="Times New Roman"/>
              </w:rPr>
              <w:t xml:space="preserve"> do ensemble </w:t>
            </w:r>
            <w:r>
              <w:rPr>
                <w:rFonts w:ascii="Times New Roman" w:eastAsiaTheme="minorEastAsia" w:hAnsi="Times New Roman" w:cs="Times New Roman"/>
                <w:i/>
              </w:rPr>
              <w:t>E</w:t>
            </w:r>
            <w:r>
              <w:rPr>
                <w:rFonts w:ascii="Times New Roman" w:eastAsiaTheme="minorEastAsia" w:hAnsi="Times New Roman" w:cs="Times New Roman"/>
              </w:rPr>
              <w:t xml:space="preserve"> </w:t>
            </w:r>
            <w:r w:rsidRPr="00E060CE">
              <w:rPr>
                <w:rFonts w:ascii="Times New Roman" w:eastAsiaTheme="minorEastAsia" w:hAnsi="Times New Roman" w:cs="Times New Roman"/>
                <w:b/>
              </w:rPr>
              <w:t>faça</w:t>
            </w:r>
          </w:p>
          <w:p w:rsidR="00192B5D" w:rsidRPr="00E060CE" w:rsidRDefault="00192B5D" w:rsidP="00192B5D">
            <w:pPr>
              <w:pStyle w:val="PargrafodaLista"/>
              <w:numPr>
                <w:ilvl w:val="0"/>
                <w:numId w:val="10"/>
              </w:numPr>
              <w:spacing w:before="0" w:after="200" w:line="276" w:lineRule="auto"/>
              <w:rPr>
                <w:rFonts w:ascii="Times New Roman" w:hAnsi="Times New Roman" w:cs="Times New Roman"/>
              </w:rPr>
            </w:pPr>
            <w:r>
              <w:rPr>
                <w:rFonts w:ascii="Times New Roman" w:hAnsi="Times New Roman" w:cs="Times New Roman"/>
              </w:rPr>
              <w:t xml:space="preserve">        </w:t>
            </w:r>
            <m:oMath>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eastAsiaTheme="minorEastAsia" w:hAnsi="Cambria Math" w:cs="Times New Roman"/>
                </w:rPr>
                <m:t xml:space="preserve"> </m:t>
              </m:r>
              <m:r>
                <w:rPr>
                  <w:rFonts w:ascii="Cambria Math" w:hAnsi="Cambria Math" w:cs="Times New Roman"/>
                </w:rPr>
                <m:t>←</m:t>
              </m:r>
            </m:oMath>
            <w:r>
              <w:rPr>
                <w:rFonts w:ascii="Times New Roman" w:eastAsiaTheme="minorEastAsia" w:hAnsi="Times New Roman" w:cs="Times New Roman"/>
              </w:rPr>
              <w:t xml:space="preserve"> Calcule a estimativa de precisão local de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oMath>
            <w:r>
              <w:rPr>
                <w:rFonts w:ascii="Times New Roman" w:eastAsiaTheme="minorEastAsia" w:hAnsi="Times New Roman" w:cs="Times New Roman"/>
              </w:rPr>
              <w:t xml:space="preserve"> para a região local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m:t>
                  </m:r>
                </m:sup>
              </m:sSubSup>
            </m:oMath>
            <w:r>
              <w:rPr>
                <w:rFonts w:ascii="Times New Roman" w:eastAsiaTheme="minorEastAsia" w:hAnsi="Times New Roman" w:cs="Times New Roman"/>
              </w:rPr>
              <w:t>.</w:t>
            </w:r>
          </w:p>
          <w:p w:rsidR="00192B5D" w:rsidRPr="00FB6E18" w:rsidRDefault="00192B5D" w:rsidP="00192B5D">
            <w:pPr>
              <w:pStyle w:val="PargrafodaLista"/>
              <w:numPr>
                <w:ilvl w:val="0"/>
                <w:numId w:val="10"/>
              </w:numPr>
              <w:spacing w:before="0" w:after="0" w:line="240" w:lineRule="auto"/>
              <w:rPr>
                <w:rFonts w:ascii="Times New Roman" w:hAnsi="Times New Roman" w:cs="Times New Roman"/>
                <w:b/>
              </w:rPr>
            </w:pPr>
            <w:r>
              <w:rPr>
                <w:rFonts w:ascii="Times New Roman" w:hAnsi="Times New Roman" w:cs="Times New Roman"/>
              </w:rPr>
              <w:t xml:space="preserve">    Utilize a decisão do classificador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oMath>
            <w:r>
              <w:rPr>
                <w:rFonts w:ascii="Times New Roman" w:eastAsiaTheme="minorEastAsia" w:hAnsi="Times New Roman" w:cs="Times New Roman"/>
              </w:rPr>
              <w:t xml:space="preserve"> para classe da amostra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Pr>
                <w:rFonts w:ascii="Times New Roman" w:eastAsiaTheme="minorEastAsia" w:hAnsi="Times New Roman" w:cs="Times New Roman"/>
              </w:rPr>
              <w:t xml:space="preserve"> que tiver a maior estimativa da precisão local </w:t>
            </w:r>
            <m:oMath>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eastAsiaTheme="minorEastAsia" w:hAnsi="Times New Roman" w:cs="Times New Roman"/>
              </w:rPr>
              <w:t>.</w:t>
            </w:r>
          </w:p>
        </w:tc>
      </w:tr>
    </w:tbl>
    <w:p w:rsidR="00B8491C" w:rsidRDefault="00B8491C" w:rsidP="0002781E">
      <w:pPr>
        <w:pStyle w:val="SemEspaamento"/>
      </w:pPr>
    </w:p>
    <w:p w:rsidR="005332D1" w:rsidRPr="000B03B0" w:rsidRDefault="005332D1" w:rsidP="009F592F">
      <w:pPr>
        <w:ind w:firstLine="708"/>
      </w:pPr>
      <w:r w:rsidRPr="000B03B0">
        <w:t xml:space="preserve">Os dois métodos, </w:t>
      </w:r>
      <w:r w:rsidRPr="009F592F">
        <w:rPr>
          <w:i/>
        </w:rPr>
        <w:t>OLA</w:t>
      </w:r>
      <w:r w:rsidRPr="000B03B0">
        <w:t xml:space="preserve"> e </w:t>
      </w:r>
      <w:r w:rsidRPr="009F592F">
        <w:rPr>
          <w:i/>
        </w:rPr>
        <w:t>LCA</w:t>
      </w:r>
      <w:r w:rsidRPr="000B03B0">
        <w:t>, para calcular a estimativa de precisão local serão descritos nas próximas seções a seguir.</w:t>
      </w:r>
    </w:p>
    <w:p w:rsidR="005332D1" w:rsidRPr="000B03B0" w:rsidRDefault="005332D1" w:rsidP="0002781E">
      <w:pPr>
        <w:pStyle w:val="TCap231"/>
      </w:pPr>
      <w:bookmarkStart w:id="27" w:name="_Toc311537974"/>
      <w:r w:rsidRPr="000B03B0">
        <w:lastRenderedPageBreak/>
        <w:t>OLA</w:t>
      </w:r>
      <w:bookmarkEnd w:id="27"/>
    </w:p>
    <w:p w:rsidR="005332D1" w:rsidRPr="000B03B0" w:rsidRDefault="005332D1" w:rsidP="00594A58">
      <w:r w:rsidRPr="000B03B0">
        <w:t xml:space="preserve">O </w:t>
      </w:r>
      <w:r w:rsidRPr="009F592F">
        <w:rPr>
          <w:i/>
        </w:rPr>
        <w:t>OLA</w:t>
      </w:r>
      <w:r w:rsidRPr="000B03B0">
        <w:t xml:space="preserve"> (</w:t>
      </w:r>
      <w:r w:rsidRPr="009F592F">
        <w:rPr>
          <w:i/>
        </w:rPr>
        <w:t>Overrall local accuracy</w:t>
      </w:r>
      <w:r w:rsidRPr="000B03B0">
        <w:t xml:space="preserve">) usa a abordagem de </w:t>
      </w:r>
      <w:r w:rsidRPr="009F592F">
        <w:rPr>
          <w:i/>
        </w:rPr>
        <w:t>rank</w:t>
      </w:r>
      <w:r w:rsidRPr="000B03B0">
        <w:t xml:space="preserve"> de classificador (</w:t>
      </w:r>
      <w:r w:rsidRPr="009F592F">
        <w:rPr>
          <w:i/>
        </w:rPr>
        <w:t>Classifier Rank</w:t>
      </w:r>
      <w:r w:rsidRPr="000B03B0">
        <w:t>), que seleciona o classificador que classifica corretamente mais vizinhos da amostra de teste na região local. O classificador selecionado é dito ter o maior “</w:t>
      </w:r>
      <w:r w:rsidRPr="009F592F">
        <w:rPr>
          <w:i/>
        </w:rPr>
        <w:t>rank</w:t>
      </w:r>
      <w:r w:rsidRPr="000B03B0">
        <w:t xml:space="preserve">”. Um exemplo prático do </w:t>
      </w:r>
      <w:r w:rsidRPr="009F592F">
        <w:rPr>
          <w:i/>
        </w:rPr>
        <w:t>OLA</w:t>
      </w:r>
      <w:r w:rsidRPr="000B03B0">
        <w:t xml:space="preserve">, pode ser visto </w:t>
      </w:r>
      <w:r w:rsidR="006C242F">
        <w:t>n</w:t>
      </w:r>
      <w:r w:rsidRPr="000B03B0">
        <w:t xml:space="preserve">a </w:t>
      </w:r>
      <w:r w:rsidR="006C242F">
        <w:fldChar w:fldCharType="begin"/>
      </w:r>
      <w:r w:rsidR="006C242F">
        <w:instrText xml:space="preserve"> REF _Ref311323276 \h </w:instrText>
      </w:r>
      <w:r w:rsidR="006C242F">
        <w:fldChar w:fldCharType="separate"/>
      </w:r>
      <w:r w:rsidR="007C552A" w:rsidRPr="001E2C36">
        <w:rPr>
          <w:b/>
        </w:rPr>
        <w:t xml:space="preserve">Figura </w:t>
      </w:r>
      <w:r w:rsidR="007C552A">
        <w:rPr>
          <w:b/>
          <w:noProof/>
        </w:rPr>
        <w:t>2</w:t>
      </w:r>
      <w:r w:rsidR="006C242F">
        <w:fldChar w:fldCharType="end"/>
      </w:r>
      <w:r w:rsidRPr="000B03B0">
        <w:t>:</w:t>
      </w:r>
    </w:p>
    <w:p w:rsidR="006C242F" w:rsidRDefault="005332D1" w:rsidP="001E2C36">
      <w:pPr>
        <w:keepNext/>
        <w:jc w:val="center"/>
      </w:pPr>
      <w:r w:rsidRPr="000B03B0">
        <w:rPr>
          <w:noProof/>
          <w:lang w:eastAsia="pt-BR"/>
        </w:rPr>
        <w:drawing>
          <wp:inline distT="0" distB="0" distL="0" distR="0" wp14:anchorId="7832C39F" wp14:editId="4E8796A8">
            <wp:extent cx="3099216" cy="2049778"/>
            <wp:effectExtent l="0" t="0" r="635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99216" cy="2049778"/>
                    </a:xfrm>
                    <a:prstGeom prst="rect">
                      <a:avLst/>
                    </a:prstGeom>
                  </pic:spPr>
                </pic:pic>
              </a:graphicData>
            </a:graphic>
          </wp:inline>
        </w:drawing>
      </w:r>
    </w:p>
    <w:p w:rsidR="005332D1" w:rsidRPr="001E2C36" w:rsidRDefault="006C242F" w:rsidP="001E2C36">
      <w:pPr>
        <w:pStyle w:val="Legenda"/>
        <w:jc w:val="center"/>
      </w:pPr>
      <w:bookmarkStart w:id="28" w:name="_Ref311323276"/>
      <w:bookmarkStart w:id="29" w:name="_Ref311323288"/>
      <w:bookmarkStart w:id="30" w:name="_Toc311376542"/>
      <w:bookmarkStart w:id="31" w:name="_Toc311376595"/>
      <w:bookmarkStart w:id="32" w:name="_Toc311538006"/>
      <w:r w:rsidRPr="001E2C36">
        <w:rPr>
          <w:b/>
        </w:rPr>
        <w:t xml:space="preserve">Figura </w:t>
      </w:r>
      <w:r w:rsidRPr="001E2C36">
        <w:rPr>
          <w:b/>
        </w:rPr>
        <w:fldChar w:fldCharType="begin"/>
      </w:r>
      <w:r w:rsidRPr="001E2C36">
        <w:rPr>
          <w:b/>
        </w:rPr>
        <w:instrText xml:space="preserve"> SEQ Figura \* ARABIC </w:instrText>
      </w:r>
      <w:r w:rsidRPr="001E2C36">
        <w:rPr>
          <w:b/>
        </w:rPr>
        <w:fldChar w:fldCharType="separate"/>
      </w:r>
      <w:r w:rsidR="007C552A">
        <w:rPr>
          <w:b/>
          <w:noProof/>
        </w:rPr>
        <w:t>2</w:t>
      </w:r>
      <w:r w:rsidRPr="001E2C36">
        <w:rPr>
          <w:b/>
        </w:rPr>
        <w:fldChar w:fldCharType="end"/>
      </w:r>
      <w:bookmarkEnd w:id="28"/>
      <w:r>
        <w:t xml:space="preserve"> </w:t>
      </w:r>
      <w:r w:rsidRPr="00DA675D">
        <w:t xml:space="preserve">Exemplo da abordagem </w:t>
      </w:r>
      <w:r w:rsidRPr="009F592F">
        <w:rPr>
          <w:i/>
        </w:rPr>
        <w:t>OLA</w:t>
      </w:r>
      <w:r w:rsidRPr="00DA675D">
        <w:t xml:space="preserve">, onde três classificadores (C1, C2 e C3) classificam os 7 vizinhos do padrão de teste. O </w:t>
      </w:r>
      <w:r w:rsidRPr="009F592F">
        <w:rPr>
          <w:i/>
        </w:rPr>
        <w:t>OLA</w:t>
      </w:r>
      <w:r w:rsidRPr="00DA675D">
        <w:t xml:space="preserve"> faz o </w:t>
      </w:r>
      <w:r w:rsidRPr="009F592F">
        <w:rPr>
          <w:i/>
        </w:rPr>
        <w:t>rank</w:t>
      </w:r>
      <w:r w:rsidRPr="00DA675D">
        <w:t xml:space="preserve"> dos classificadores com maior percentagem de acerto dos vizinhos, nesse exemplo o seleciona o classificador C3.</w:t>
      </w:r>
      <w:bookmarkEnd w:id="29"/>
      <w:bookmarkEnd w:id="30"/>
      <w:bookmarkEnd w:id="31"/>
      <w:bookmarkEnd w:id="32"/>
    </w:p>
    <w:p w:rsidR="005332D1" w:rsidRPr="000B03B0" w:rsidRDefault="005332D1" w:rsidP="0002781E">
      <w:pPr>
        <w:pStyle w:val="TCap231"/>
      </w:pPr>
      <w:bookmarkStart w:id="33" w:name="_Toc311537975"/>
      <w:r w:rsidRPr="000B03B0">
        <w:t>LCA</w:t>
      </w:r>
      <w:bookmarkEnd w:id="33"/>
    </w:p>
    <w:p w:rsidR="005332D1" w:rsidRPr="000B03B0" w:rsidRDefault="005332D1" w:rsidP="0002781E">
      <w:r w:rsidRPr="000B03B0">
        <w:t xml:space="preserve">Este método é similar ao método </w:t>
      </w:r>
      <w:r w:rsidRPr="009F592F">
        <w:rPr>
          <w:i/>
        </w:rPr>
        <w:t>OLA</w:t>
      </w:r>
      <w:r w:rsidRPr="000B03B0">
        <w:t xml:space="preserve">, a única diferença é que a precisão local é estimada em respeito a classe de saída. Considerando um classificador que atribui uma classe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0B03B0">
        <w:t xml:space="preserve"> a uma amostra de teste. Com isso é possível determinar a percentagem das amostras de treinamento atribuídas à classe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0B03B0">
        <w:t xml:space="preserve"> por este classificador que tem sido classificada corretamente. A seguir um exemplo do </w:t>
      </w:r>
      <w:r w:rsidRPr="009F592F">
        <w:rPr>
          <w:i/>
        </w:rPr>
        <w:t>LCA</w:t>
      </w:r>
      <w:r w:rsidRPr="000B03B0">
        <w:t>:</w:t>
      </w:r>
    </w:p>
    <w:p w:rsidR="006C242F" w:rsidRDefault="005332D1" w:rsidP="001E2C36">
      <w:pPr>
        <w:keepNext/>
        <w:jc w:val="center"/>
      </w:pPr>
      <w:r w:rsidRPr="000B03B0">
        <w:rPr>
          <w:noProof/>
          <w:lang w:eastAsia="pt-BR"/>
        </w:rPr>
        <w:lastRenderedPageBreak/>
        <w:drawing>
          <wp:inline distT="0" distB="0" distL="0" distR="0" wp14:anchorId="42AB9A73" wp14:editId="4C510B70">
            <wp:extent cx="3553358" cy="2565292"/>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3358" cy="2565292"/>
                    </a:xfrm>
                    <a:prstGeom prst="rect">
                      <a:avLst/>
                    </a:prstGeom>
                  </pic:spPr>
                </pic:pic>
              </a:graphicData>
            </a:graphic>
          </wp:inline>
        </w:drawing>
      </w:r>
    </w:p>
    <w:p w:rsidR="005332D1" w:rsidRPr="000B03B0" w:rsidRDefault="006C242F" w:rsidP="001E2C36">
      <w:pPr>
        <w:pStyle w:val="Legenda"/>
        <w:jc w:val="center"/>
      </w:pPr>
      <w:bookmarkStart w:id="34" w:name="_Toc311376543"/>
      <w:bookmarkStart w:id="35" w:name="_Toc311376596"/>
      <w:bookmarkStart w:id="36" w:name="_Toc311538007"/>
      <w:r w:rsidRPr="001E2C36">
        <w:rPr>
          <w:b/>
        </w:rPr>
        <w:t xml:space="preserve">Figura </w:t>
      </w:r>
      <w:r w:rsidRPr="001E2C36">
        <w:rPr>
          <w:b/>
        </w:rPr>
        <w:fldChar w:fldCharType="begin"/>
      </w:r>
      <w:r w:rsidRPr="001E2C36">
        <w:rPr>
          <w:b/>
        </w:rPr>
        <w:instrText xml:space="preserve"> SEQ Figura \* ARABIC </w:instrText>
      </w:r>
      <w:r w:rsidRPr="001E2C36">
        <w:rPr>
          <w:b/>
        </w:rPr>
        <w:fldChar w:fldCharType="separate"/>
      </w:r>
      <w:r w:rsidR="007C552A">
        <w:rPr>
          <w:b/>
          <w:noProof/>
        </w:rPr>
        <w:t>3</w:t>
      </w:r>
      <w:r w:rsidRPr="001E2C36">
        <w:rPr>
          <w:b/>
        </w:rPr>
        <w:fldChar w:fldCharType="end"/>
      </w:r>
      <w:r>
        <w:t xml:space="preserve"> </w:t>
      </w:r>
      <w:r w:rsidRPr="00933DC8">
        <w:t xml:space="preserve">Exemplo da abordagem </w:t>
      </w:r>
      <w:r w:rsidRPr="009F592F">
        <w:rPr>
          <w:i/>
        </w:rPr>
        <w:t>LCA</w:t>
      </w:r>
      <w:r w:rsidRPr="00933DC8">
        <w:t>. Os três classificadores C1, C2 e C3 classificam o padrão de teste X e suas precisões locais são calculadas baseadas na classe de saída atribuída a X. Conforme o exemplo, o classificador C3 tem a maior precisão local.</w:t>
      </w:r>
      <w:bookmarkEnd w:id="34"/>
      <w:bookmarkEnd w:id="35"/>
      <w:bookmarkEnd w:id="36"/>
    </w:p>
    <w:p w:rsidR="005332D1" w:rsidRPr="000B03B0" w:rsidRDefault="005332D1" w:rsidP="00660020">
      <w:pPr>
        <w:pStyle w:val="T2Cap23"/>
      </w:pPr>
      <w:bookmarkStart w:id="37" w:name="_Toc311537976"/>
      <w:r w:rsidRPr="000B03B0">
        <w:t>KNORA</w:t>
      </w:r>
      <w:bookmarkEnd w:id="37"/>
    </w:p>
    <w:p w:rsidR="005332D1" w:rsidRPr="000B03B0" w:rsidRDefault="005332D1" w:rsidP="00594A58">
      <w:r w:rsidRPr="000B03B0">
        <w:t xml:space="preserve">Todos os métodos de seleção dinâmica descritos acima são projetados para encontrar o classificador com maior possibilidade de ser correto para uma amostra em uma vizinhança pré-definida. No entanto a abordagem do </w:t>
      </w:r>
      <w:r w:rsidRPr="001E2C36">
        <w:rPr>
          <w:i/>
        </w:rPr>
        <w:t>KNORA</w:t>
      </w:r>
      <w:r w:rsidRPr="000B03B0">
        <w:t xml:space="preserve"> é outra: ao invés de encontrar o classificador mais adequado, é selecionado o conjunto mais adequado para cada amostra utilizando o conceito Oracle.</w:t>
      </w:r>
    </w:p>
    <w:p w:rsidR="005332D1" w:rsidRPr="000B03B0" w:rsidRDefault="005332D1" w:rsidP="00594A58">
      <w:r w:rsidRPr="000B03B0">
        <w:t xml:space="preserve">O conceito do </w:t>
      </w:r>
      <w:r w:rsidRPr="001E2C36">
        <w:rPr>
          <w:i/>
        </w:rPr>
        <w:t>KNORA</w:t>
      </w:r>
      <w:r w:rsidRPr="000B03B0">
        <w:t xml:space="preserve"> (</w:t>
      </w:r>
      <w:r w:rsidRPr="001E2C36">
        <w:rPr>
          <w:i/>
        </w:rPr>
        <w:t>K-nearest-oracles</w:t>
      </w:r>
      <w:r w:rsidRPr="000B03B0">
        <w:t>)</w:t>
      </w:r>
      <w:r w:rsidR="002F675A">
        <w:t xml:space="preserve"> </w:t>
      </w:r>
      <w:sdt>
        <w:sdtPr>
          <w:id w:val="171920836"/>
          <w:citation/>
        </w:sdtPr>
        <w:sdtEndPr/>
        <w:sdtContent>
          <w:r w:rsidR="002F675A">
            <w:fldChar w:fldCharType="begin"/>
          </w:r>
          <w:r w:rsidR="002F675A">
            <w:instrText xml:space="preserve"> CITATION KoA08 \l 1046 </w:instrText>
          </w:r>
          <w:r w:rsidR="002F675A">
            <w:fldChar w:fldCharType="separate"/>
          </w:r>
          <w:r w:rsidR="002F675A">
            <w:rPr>
              <w:noProof/>
            </w:rPr>
            <w:t>(KO, SABOURIN e JR., 2008)</w:t>
          </w:r>
          <w:r w:rsidR="002F675A">
            <w:fldChar w:fldCharType="end"/>
          </w:r>
        </w:sdtContent>
      </w:sdt>
      <w:r w:rsidRPr="009F592F">
        <w:rPr>
          <w:color w:val="FF0000"/>
        </w:rPr>
        <w:t xml:space="preserve"> </w:t>
      </w:r>
      <w:r w:rsidRPr="000B03B0">
        <w:t xml:space="preserve">é similar aos conceitos de </w:t>
      </w:r>
      <w:r w:rsidRPr="001E2C36">
        <w:rPr>
          <w:i/>
        </w:rPr>
        <w:t>OLA</w:t>
      </w:r>
      <w:r w:rsidRPr="000B03B0">
        <w:t xml:space="preserve"> e </w:t>
      </w:r>
      <w:r w:rsidRPr="001E2C36">
        <w:rPr>
          <w:i/>
        </w:rPr>
        <w:t>LCA</w:t>
      </w:r>
      <w:r w:rsidRPr="000B03B0">
        <w:t xml:space="preserve"> na consideração da vizinhança de padrões de teste, mas pode ser distinguido dos outros pelo uso direto de sua propriedade de ter amostras de treinamento na região com o qual quer encontrar o melhor conjunto para uma determinada amostra. Para qualquer dado de teste, </w:t>
      </w:r>
      <w:r w:rsidRPr="001E2C36">
        <w:rPr>
          <w:i/>
        </w:rPr>
        <w:t>KNORA</w:t>
      </w:r>
      <w:r w:rsidRPr="000B03B0">
        <w:t xml:space="preserve"> simplesmente encontra os </w:t>
      </w:r>
      <w:r w:rsidRPr="001E2C36">
        <w:rPr>
          <w:i/>
        </w:rPr>
        <w:t>K</w:t>
      </w:r>
      <w:r w:rsidRPr="000B03B0">
        <w:t xml:space="preserve"> vizinhos mais próximos no conjunto de validação, descobre quais os classificadores classificam corretamente esses vizinhos no conjunto de validação e usa-os como ensemble para classificar o padrão fornecido naquele conjunto de teste.</w:t>
      </w:r>
    </w:p>
    <w:p w:rsidR="005332D1" w:rsidRPr="000B03B0" w:rsidRDefault="005332D1" w:rsidP="00594A58">
      <w:r w:rsidRPr="000B03B0">
        <w:t xml:space="preserve">Ko ainda propôs quatro diferentes métodos para a abordagem </w:t>
      </w:r>
      <w:r w:rsidRPr="001E2C36">
        <w:rPr>
          <w:i/>
        </w:rPr>
        <w:t>KNORA</w:t>
      </w:r>
      <w:r w:rsidRPr="000B03B0">
        <w:t xml:space="preserve">: </w:t>
      </w:r>
      <w:r w:rsidRPr="001E2C36">
        <w:rPr>
          <w:i/>
        </w:rPr>
        <w:t>KNORA-E</w:t>
      </w:r>
      <w:r w:rsidRPr="000B03B0">
        <w:t xml:space="preserve"> (</w:t>
      </w:r>
      <w:r w:rsidRPr="001E2C36">
        <w:rPr>
          <w:i/>
        </w:rPr>
        <w:t>KNORA-Eliminate</w:t>
      </w:r>
      <w:r w:rsidRPr="000B03B0">
        <w:t xml:space="preserve">), </w:t>
      </w:r>
      <w:r w:rsidRPr="001E2C36">
        <w:rPr>
          <w:i/>
        </w:rPr>
        <w:t>KNORA-U</w:t>
      </w:r>
      <w:r w:rsidRPr="000B03B0">
        <w:t xml:space="preserve"> (</w:t>
      </w:r>
      <w:r w:rsidRPr="001E2C36">
        <w:rPr>
          <w:i/>
        </w:rPr>
        <w:t>KNORA-Union</w:t>
      </w:r>
      <w:r w:rsidRPr="000B03B0">
        <w:t xml:space="preserve">), e suas versões ponderadas, </w:t>
      </w:r>
      <w:r w:rsidRPr="001E2C36">
        <w:rPr>
          <w:i/>
        </w:rPr>
        <w:t>KNORA-E-W</w:t>
      </w:r>
      <w:r w:rsidRPr="000B03B0">
        <w:t xml:space="preserve"> e </w:t>
      </w:r>
      <w:r w:rsidRPr="001E2C36">
        <w:rPr>
          <w:i/>
        </w:rPr>
        <w:t>KNORA-U-W</w:t>
      </w:r>
      <w:r w:rsidRPr="000B03B0">
        <w:t>. As descrições detalhadas desses métodos serão vistas a seguir.</w:t>
      </w:r>
    </w:p>
    <w:p w:rsidR="005332D1" w:rsidRPr="000B03B0" w:rsidRDefault="005332D1" w:rsidP="0002781E">
      <w:pPr>
        <w:pStyle w:val="TCap232"/>
      </w:pPr>
      <w:bookmarkStart w:id="38" w:name="_Toc311537977"/>
      <w:r w:rsidRPr="000B03B0">
        <w:lastRenderedPageBreak/>
        <w:t>KNORA-Eliminate</w:t>
      </w:r>
      <w:bookmarkEnd w:id="38"/>
    </w:p>
    <w:p w:rsidR="005332D1" w:rsidRPr="000B03B0" w:rsidRDefault="005332D1" w:rsidP="00594A58">
      <w:r w:rsidRPr="000B03B0">
        <w:t xml:space="preserve">O </w:t>
      </w:r>
      <w:r w:rsidRPr="001E2C36">
        <w:rPr>
          <w:i/>
        </w:rPr>
        <w:t>KNORA-E</w:t>
      </w:r>
      <w:r w:rsidRPr="000B03B0">
        <w:t xml:space="preserve"> seleciona o subconjunto de classificadores por meio da eliminação de classificadores utilizando a abordagem </w:t>
      </w:r>
      <w:r w:rsidRPr="001E2C36">
        <w:rPr>
          <w:i/>
        </w:rPr>
        <w:t>KNORA</w:t>
      </w:r>
      <w:r w:rsidRPr="000B03B0">
        <w:t xml:space="preserve">. Portanto, dado </w:t>
      </w:r>
      <w:r w:rsidRPr="001E2C36">
        <w:rPr>
          <w:i/>
        </w:rPr>
        <w:t>K</w:t>
      </w:r>
      <w:r w:rsidRPr="000B03B0">
        <w:t xml:space="preserve"> vizinhos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B03B0">
        <w:t xml:space="preserve">, </w:t>
      </w:r>
      <m:oMath>
        <m:r>
          <w:rPr>
            <w:rFonts w:ascii="Cambria Math" w:hAnsi="Cambria Math"/>
          </w:rPr>
          <m:t>1≤j≤K</m:t>
        </m:r>
      </m:oMath>
      <w:r w:rsidRPr="000B03B0">
        <w:t xml:space="preserve"> de um padrão de teste </w:t>
      </w:r>
      <m:oMath>
        <m:r>
          <w:rPr>
            <w:rFonts w:ascii="Cambria Math" w:hAnsi="Cambria Math"/>
          </w:rPr>
          <m:t>X</m:t>
        </m:r>
      </m:oMath>
      <w:r w:rsidRPr="000B03B0">
        <w:t xml:space="preserve">, e supondo que o conjunto de classificadores </w:t>
      </w:r>
      <m:oMath>
        <m:r>
          <w:rPr>
            <w:rFonts w:ascii="Cambria Math" w:hAnsi="Cambria Math"/>
          </w:rPr>
          <m:t>C(j)</m:t>
        </m:r>
      </m:oMath>
      <w:r w:rsidRPr="000B03B0">
        <w:t xml:space="preserve">, </w:t>
      </w:r>
      <m:oMath>
        <m:r>
          <w:rPr>
            <w:rFonts w:ascii="Cambria Math" w:hAnsi="Cambria Math"/>
          </w:rPr>
          <m:t>1≤j≤K</m:t>
        </m:r>
      </m:oMath>
      <w:r w:rsidRPr="000B03B0">
        <w:t xml:space="preserve"> classificam corretamente todos os seus </w:t>
      </w:r>
      <w:r w:rsidRPr="001E2C36">
        <w:rPr>
          <w:i/>
        </w:rPr>
        <w:t>K</w:t>
      </w:r>
      <w:r w:rsidRPr="000B03B0">
        <w:t xml:space="preserve">-vizinhos mais próximos, então cada classificador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∈C(j)</m:t>
        </m:r>
      </m:oMath>
      <w:r w:rsidRPr="000B03B0">
        <w:t xml:space="preserve"> pertencente a este conjunto de classificadores corretos </w:t>
      </w:r>
      <m:oMath>
        <m:r>
          <w:rPr>
            <w:rFonts w:ascii="Cambria Math" w:hAnsi="Cambria Math"/>
          </w:rPr>
          <m:t>C(j)</m:t>
        </m:r>
      </m:oMath>
      <w:r w:rsidRPr="000B03B0">
        <w:t xml:space="preserve"> deve apresentar um voto sobre a amostra </w:t>
      </w:r>
      <m:oMath>
        <m:r>
          <w:rPr>
            <w:rFonts w:ascii="Cambria Math" w:hAnsi="Cambria Math"/>
          </w:rPr>
          <m:t>X</m:t>
        </m:r>
      </m:oMath>
      <w:r w:rsidRPr="000B03B0">
        <w:t xml:space="preserve">. No caso onde nenhum classificador pode classificar corretamente todos os </w:t>
      </w:r>
      <w:r w:rsidRPr="001E2C36">
        <w:rPr>
          <w:i/>
        </w:rPr>
        <w:t>K</w:t>
      </w:r>
      <w:r w:rsidRPr="000B03B0">
        <w:t xml:space="preserve">-vizinhos mais próximos do padrão de teste, então simplesmente é diminuído o valor de K até pelo menos um classificador classificar corretamente os seus vizinhos. Um exemplo prático pode ser visto </w:t>
      </w:r>
      <w:r w:rsidR="001E2881">
        <w:t xml:space="preserve">na </w:t>
      </w:r>
      <w:r w:rsidR="001E2881">
        <w:fldChar w:fldCharType="begin"/>
      </w:r>
      <w:r w:rsidR="001E2881">
        <w:instrText xml:space="preserve"> REF _Ref311370301 \h </w:instrText>
      </w:r>
      <w:r w:rsidR="001E2881">
        <w:fldChar w:fldCharType="separate"/>
      </w:r>
      <w:r w:rsidR="007C552A" w:rsidRPr="00F2154D">
        <w:rPr>
          <w:b/>
        </w:rPr>
        <w:t xml:space="preserve">Figura </w:t>
      </w:r>
      <w:r w:rsidR="007C552A">
        <w:rPr>
          <w:b/>
          <w:noProof/>
        </w:rPr>
        <w:t>4</w:t>
      </w:r>
      <w:r w:rsidR="001E2881">
        <w:fldChar w:fldCharType="end"/>
      </w:r>
      <w:r w:rsidRPr="000B03B0">
        <w:t>:</w:t>
      </w:r>
    </w:p>
    <w:p w:rsidR="001E2881" w:rsidRDefault="005332D1" w:rsidP="00F2154D">
      <w:pPr>
        <w:keepNext/>
        <w:jc w:val="center"/>
      </w:pPr>
      <w:r w:rsidRPr="000B03B0">
        <w:rPr>
          <w:noProof/>
          <w:lang w:eastAsia="pt-BR"/>
        </w:rPr>
        <w:drawing>
          <wp:inline distT="0" distB="0" distL="0" distR="0" wp14:anchorId="5C30A379" wp14:editId="50FC465A">
            <wp:extent cx="4786908" cy="3534947"/>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86908" cy="3534947"/>
                    </a:xfrm>
                    <a:prstGeom prst="rect">
                      <a:avLst/>
                    </a:prstGeom>
                  </pic:spPr>
                </pic:pic>
              </a:graphicData>
            </a:graphic>
          </wp:inline>
        </w:drawing>
      </w:r>
    </w:p>
    <w:p w:rsidR="005332D1" w:rsidRPr="000B03B0" w:rsidRDefault="001E2881" w:rsidP="00F2154D">
      <w:pPr>
        <w:pStyle w:val="Legenda"/>
        <w:jc w:val="center"/>
      </w:pPr>
      <w:bookmarkStart w:id="39" w:name="_Ref311370301"/>
      <w:bookmarkStart w:id="40" w:name="_Toc311376544"/>
      <w:bookmarkStart w:id="41" w:name="_Toc311376597"/>
      <w:bookmarkStart w:id="42" w:name="_Toc311538008"/>
      <w:r w:rsidRPr="00F2154D">
        <w:rPr>
          <w:b/>
        </w:rPr>
        <w:t xml:space="preserve">Figura </w:t>
      </w:r>
      <w:r w:rsidRPr="00F2154D">
        <w:rPr>
          <w:b/>
        </w:rPr>
        <w:fldChar w:fldCharType="begin"/>
      </w:r>
      <w:r w:rsidRPr="00F2154D">
        <w:rPr>
          <w:b/>
        </w:rPr>
        <w:instrText xml:space="preserve"> SEQ Figura \* ARABIC </w:instrText>
      </w:r>
      <w:r w:rsidRPr="00F2154D">
        <w:rPr>
          <w:b/>
        </w:rPr>
        <w:fldChar w:fldCharType="separate"/>
      </w:r>
      <w:r w:rsidR="007C552A">
        <w:rPr>
          <w:b/>
          <w:noProof/>
        </w:rPr>
        <w:t>4</w:t>
      </w:r>
      <w:r w:rsidRPr="00F2154D">
        <w:rPr>
          <w:b/>
        </w:rPr>
        <w:fldChar w:fldCharType="end"/>
      </w:r>
      <w:bookmarkEnd w:id="39"/>
      <w:r>
        <w:t xml:space="preserve"> </w:t>
      </w:r>
      <w:r w:rsidRPr="00ED7881">
        <w:t>Exemplo da execução do KNORA-E para um ploblema com 4 e a região de competência com k=7 vizinhos. Depois de executar os passos mostrados em (a), (b), (c) e (d), o KNORA-E seleciona os classificadores C1 e C4.</w:t>
      </w:r>
      <w:bookmarkEnd w:id="40"/>
      <w:bookmarkEnd w:id="41"/>
      <w:bookmarkEnd w:id="42"/>
    </w:p>
    <w:p w:rsidR="005332D1" w:rsidRPr="000B03B0" w:rsidRDefault="005332D1" w:rsidP="0002781E">
      <w:pPr>
        <w:pStyle w:val="TCap232"/>
      </w:pPr>
      <w:bookmarkStart w:id="43" w:name="_Toc311537978"/>
      <w:r w:rsidRPr="000B03B0">
        <w:t>KNORA-Union</w:t>
      </w:r>
      <w:bookmarkEnd w:id="43"/>
    </w:p>
    <w:p w:rsidR="005332D1" w:rsidRPr="000B03B0" w:rsidRDefault="005332D1" w:rsidP="00594A58">
      <w:r w:rsidRPr="000B03B0">
        <w:t xml:space="preserve">O </w:t>
      </w:r>
      <w:r w:rsidRPr="009F592F">
        <w:rPr>
          <w:i/>
        </w:rPr>
        <w:t>KNORA-U</w:t>
      </w:r>
      <w:r w:rsidRPr="000B03B0">
        <w:t xml:space="preserve"> utiliza a abordagem </w:t>
      </w:r>
      <w:r w:rsidRPr="009F592F">
        <w:rPr>
          <w:i/>
        </w:rPr>
        <w:t>KNORA</w:t>
      </w:r>
      <w:r w:rsidRPr="000B03B0">
        <w:t xml:space="preserve"> selecionar os classificadores que classificam corretamente cada padrão vizinho. Dessa forma, dado </w:t>
      </w:r>
      <w:r w:rsidRPr="009F592F">
        <w:rPr>
          <w:i/>
        </w:rPr>
        <w:t>K</w:t>
      </w:r>
      <w:r w:rsidRPr="000B03B0">
        <w:t xml:space="preserve"> vizinhos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B03B0">
        <w:t xml:space="preserve">, </w:t>
      </w:r>
      <m:oMath>
        <m:r>
          <w:rPr>
            <w:rFonts w:ascii="Cambria Math" w:hAnsi="Cambria Math"/>
          </w:rPr>
          <m:t>1≤j≤K</m:t>
        </m:r>
      </m:oMath>
      <w:r w:rsidRPr="000B03B0">
        <w:t xml:space="preserve"> de um padrão de teste </w:t>
      </w:r>
      <m:oMath>
        <m:r>
          <w:rPr>
            <w:rFonts w:ascii="Cambria Math" w:hAnsi="Cambria Math"/>
          </w:rPr>
          <m:t>X</m:t>
        </m:r>
      </m:oMath>
      <w:r w:rsidRPr="000B03B0">
        <w:t xml:space="preserve">, e supondo que o </w:t>
      </w:r>
      <m:oMath>
        <m:r>
          <w:rPr>
            <w:rFonts w:ascii="Cambria Math" w:hAnsi="Cambria Math"/>
          </w:rPr>
          <m:t>j</m:t>
        </m:r>
      </m:oMath>
      <w:r w:rsidRPr="000B03B0">
        <w:t xml:space="preserve">-vizinho mais próximo tem sido corretamente classificado por um conjunto de classificadores </w:t>
      </w:r>
      <m:oMath>
        <m:r>
          <w:rPr>
            <w:rFonts w:ascii="Cambria Math" w:hAnsi="Cambria Math"/>
          </w:rPr>
          <m:t>C(j)</m:t>
        </m:r>
      </m:oMath>
      <w:r w:rsidRPr="000B03B0">
        <w:t xml:space="preserve">, </w:t>
      </w:r>
      <m:oMath>
        <m:r>
          <w:rPr>
            <w:rFonts w:ascii="Cambria Math" w:hAnsi="Cambria Math"/>
          </w:rPr>
          <m:t>1≤j≤K</m:t>
        </m:r>
      </m:oMath>
      <w:r w:rsidRPr="000B03B0">
        <w:t xml:space="preserve">, então cada </w:t>
      </w:r>
      <w:r w:rsidRPr="000B03B0">
        <w:lastRenderedPageBreak/>
        <w:t xml:space="preserve">classificador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∈C(j)</m:t>
        </m:r>
      </m:oMath>
      <w:r w:rsidRPr="000B03B0">
        <w:t xml:space="preserve"> pertencentes ao conjunto de classificadores correto </w:t>
      </w:r>
      <m:oMath>
        <m:r>
          <w:rPr>
            <w:rFonts w:ascii="Cambria Math" w:hAnsi="Cambria Math"/>
          </w:rPr>
          <m:t>C(j)</m:t>
        </m:r>
      </m:oMath>
      <w:r w:rsidRPr="000B03B0">
        <w:t xml:space="preserve"> devem apresentar um vote sobre a amostra </w:t>
      </w:r>
      <m:oMath>
        <m:r>
          <w:rPr>
            <w:rFonts w:ascii="Cambria Math" w:hAnsi="Cambria Math"/>
          </w:rPr>
          <m:t>X</m:t>
        </m:r>
      </m:oMath>
      <w:r w:rsidRPr="000B03B0">
        <w:t xml:space="preserve">. Note que, uma vez que todos os K-vizinhos próximos são considerados, um classificador pode ter mais de um voto se este classificar corretamente mais de um vizinho. Quanto mais vizinhos o classificador classificar corretamente, mais votos este classificador terá para um padrão de teste. Um exemplo do </w:t>
      </w:r>
      <w:r w:rsidRPr="009F592F">
        <w:rPr>
          <w:i/>
        </w:rPr>
        <w:t>KNORA-U</w:t>
      </w:r>
      <w:r w:rsidRPr="000B03B0">
        <w:t xml:space="preserve"> pode ser visto na </w:t>
      </w:r>
      <w:r w:rsidR="001E2881">
        <w:fldChar w:fldCharType="begin"/>
      </w:r>
      <w:r w:rsidR="001E2881">
        <w:instrText xml:space="preserve"> REF _Ref311370422 \h </w:instrText>
      </w:r>
      <w:r w:rsidR="001E2881">
        <w:fldChar w:fldCharType="separate"/>
      </w:r>
      <w:r w:rsidR="007C552A" w:rsidRPr="00F2154D">
        <w:rPr>
          <w:b/>
        </w:rPr>
        <w:t xml:space="preserve">Figura </w:t>
      </w:r>
      <w:r w:rsidR="007C552A">
        <w:rPr>
          <w:b/>
          <w:noProof/>
        </w:rPr>
        <w:t>5</w:t>
      </w:r>
      <w:r w:rsidR="001E2881">
        <w:fldChar w:fldCharType="end"/>
      </w:r>
      <w:r w:rsidRPr="000B03B0">
        <w:t>:</w:t>
      </w:r>
    </w:p>
    <w:p w:rsidR="001E2881" w:rsidRDefault="005332D1" w:rsidP="00F2154D">
      <w:pPr>
        <w:keepNext/>
        <w:jc w:val="center"/>
      </w:pPr>
      <w:r w:rsidRPr="000B03B0">
        <w:rPr>
          <w:noProof/>
          <w:lang w:eastAsia="pt-BR"/>
        </w:rPr>
        <w:drawing>
          <wp:inline distT="0" distB="0" distL="0" distR="0" wp14:anchorId="7923CC06" wp14:editId="6D570082">
            <wp:extent cx="3246505" cy="1749062"/>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46505" cy="1749062"/>
                    </a:xfrm>
                    <a:prstGeom prst="rect">
                      <a:avLst/>
                    </a:prstGeom>
                  </pic:spPr>
                </pic:pic>
              </a:graphicData>
            </a:graphic>
          </wp:inline>
        </w:drawing>
      </w:r>
    </w:p>
    <w:p w:rsidR="005332D1" w:rsidRPr="000B03B0" w:rsidRDefault="001E2881" w:rsidP="00F2154D">
      <w:pPr>
        <w:pStyle w:val="Legenda"/>
        <w:jc w:val="center"/>
      </w:pPr>
      <w:bookmarkStart w:id="44" w:name="_Ref311370422"/>
      <w:bookmarkStart w:id="45" w:name="_Toc311376545"/>
      <w:bookmarkStart w:id="46" w:name="_Toc311376598"/>
      <w:bookmarkStart w:id="47" w:name="_Toc311538009"/>
      <w:r w:rsidRPr="00F2154D">
        <w:rPr>
          <w:b/>
        </w:rPr>
        <w:t xml:space="preserve">Figura </w:t>
      </w:r>
      <w:r w:rsidRPr="00F2154D">
        <w:rPr>
          <w:b/>
        </w:rPr>
        <w:fldChar w:fldCharType="begin"/>
      </w:r>
      <w:r w:rsidRPr="00F2154D">
        <w:rPr>
          <w:b/>
        </w:rPr>
        <w:instrText xml:space="preserve"> SEQ Figura \* ARABIC </w:instrText>
      </w:r>
      <w:r w:rsidRPr="00F2154D">
        <w:rPr>
          <w:b/>
        </w:rPr>
        <w:fldChar w:fldCharType="separate"/>
      </w:r>
      <w:r w:rsidR="007C552A">
        <w:rPr>
          <w:b/>
          <w:noProof/>
        </w:rPr>
        <w:t>5</w:t>
      </w:r>
      <w:r w:rsidRPr="00F2154D">
        <w:rPr>
          <w:b/>
        </w:rPr>
        <w:fldChar w:fldCharType="end"/>
      </w:r>
      <w:bookmarkEnd w:id="44"/>
      <w:r>
        <w:t xml:space="preserve"> </w:t>
      </w:r>
      <w:r w:rsidRPr="00D02EFC">
        <w:t>Exemplo do KNORA-Union com 4 classificadores e 7 vizinhos. Nesse exemplo, todos os classificadores foram selecionados com seus respectivos votos sobre a amostra X.</w:t>
      </w:r>
      <w:bookmarkEnd w:id="45"/>
      <w:bookmarkEnd w:id="46"/>
      <w:bookmarkEnd w:id="47"/>
    </w:p>
    <w:p w:rsidR="005332D1" w:rsidRPr="000B03B0" w:rsidRDefault="005332D1" w:rsidP="0002781E">
      <w:pPr>
        <w:pStyle w:val="TCap232"/>
      </w:pPr>
      <w:bookmarkStart w:id="48" w:name="_Toc311537979"/>
      <w:r w:rsidRPr="000B03B0">
        <w:t>KNORA-Eliminate-W</w:t>
      </w:r>
      <w:bookmarkEnd w:id="48"/>
    </w:p>
    <w:p w:rsidR="005332D1" w:rsidRPr="000B03B0" w:rsidRDefault="005332D1" w:rsidP="00594A58">
      <w:r w:rsidRPr="000B03B0">
        <w:t xml:space="preserve">Esse método é similar ao </w:t>
      </w:r>
      <w:r w:rsidRPr="009F592F">
        <w:rPr>
          <w:i/>
        </w:rPr>
        <w:t>KNORA-Eliminate</w:t>
      </w:r>
      <w:r w:rsidRPr="000B03B0">
        <w:t xml:space="preserve">, a diferença é que cada voto do classificador é ponderado pela distância Euclidiana entre o padrão vizinho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B03B0">
        <w:t xml:space="preserve"> e o padrão de teste </w:t>
      </w:r>
      <m:oMath>
        <m:r>
          <w:rPr>
            <w:rFonts w:ascii="Cambria Math" w:hAnsi="Cambria Math"/>
          </w:rPr>
          <m:t>X</m:t>
        </m:r>
      </m:oMath>
      <w:r w:rsidRPr="000B03B0">
        <w:t>.</w:t>
      </w:r>
    </w:p>
    <w:p w:rsidR="005332D1" w:rsidRPr="000B03B0" w:rsidRDefault="005332D1" w:rsidP="0002781E">
      <w:pPr>
        <w:pStyle w:val="TCap232"/>
      </w:pPr>
      <w:bookmarkStart w:id="49" w:name="_Toc311537980"/>
      <w:r w:rsidRPr="000B03B0">
        <w:t>KNORA-Union-W</w:t>
      </w:r>
      <w:bookmarkEnd w:id="49"/>
    </w:p>
    <w:p w:rsidR="005332D1" w:rsidRPr="000B03B0" w:rsidRDefault="005332D1" w:rsidP="00594A58">
      <w:r w:rsidRPr="000B03B0">
        <w:t xml:space="preserve">Esse método é similar ao </w:t>
      </w:r>
      <w:r w:rsidRPr="009F592F">
        <w:rPr>
          <w:i/>
        </w:rPr>
        <w:t>KNORA-Union</w:t>
      </w:r>
      <w:r w:rsidRPr="000B03B0">
        <w:t xml:space="preserve">, a diferença é que cada voto é ponderado pela distância </w:t>
      </w:r>
      <w:r w:rsidR="00687159">
        <w:t>e</w:t>
      </w:r>
      <w:r w:rsidR="00687159" w:rsidRPr="000B03B0">
        <w:t xml:space="preserve">uclidiana </w:t>
      </w:r>
      <w:r w:rsidRPr="000B03B0">
        <w:t xml:space="preserve">entre o padrão vizinho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B03B0">
        <w:t xml:space="preserve"> e o padrão de teste </w:t>
      </w:r>
      <m:oMath>
        <m:r>
          <w:rPr>
            <w:rFonts w:ascii="Cambria Math" w:hAnsi="Cambria Math"/>
          </w:rPr>
          <m:t>X</m:t>
        </m:r>
      </m:oMath>
      <w:r w:rsidRPr="000B03B0">
        <w:t>.</w:t>
      </w:r>
    </w:p>
    <w:p w:rsidR="005332D1" w:rsidRPr="000B03B0" w:rsidRDefault="005332D1" w:rsidP="00660020">
      <w:pPr>
        <w:pStyle w:val="T1Cap2"/>
      </w:pPr>
      <w:r w:rsidRPr="000B03B0">
        <w:t xml:space="preserve"> </w:t>
      </w:r>
      <w:bookmarkStart w:id="50" w:name="_Toc311537981"/>
      <w:r w:rsidRPr="000B03B0">
        <w:t>Combinação de Decisões</w:t>
      </w:r>
      <w:bookmarkEnd w:id="50"/>
    </w:p>
    <w:p w:rsidR="005332D1" w:rsidRPr="000B03B0" w:rsidRDefault="005332D1" w:rsidP="00594A58">
      <w:r w:rsidRPr="000B03B0">
        <w:t xml:space="preserve">Depois obter um ensemble, por um método de geração de ensemble ou por um método de seleção dinâmica de </w:t>
      </w:r>
      <w:r w:rsidRPr="009F592F">
        <w:rPr>
          <w:i/>
        </w:rPr>
        <w:t>ensemble</w:t>
      </w:r>
      <w:r w:rsidRPr="000B03B0">
        <w:t xml:space="preserve"> (</w:t>
      </w:r>
      <w:r w:rsidRPr="009F592F">
        <w:rPr>
          <w:i/>
        </w:rPr>
        <w:t>DES</w:t>
      </w:r>
      <w:r w:rsidRPr="000B03B0">
        <w:t xml:space="preserve">). A decisão final pode ser obtida por várias regras de combinação (fusão). As possíveis maneiras de combinar as saídas dos </w:t>
      </w:r>
      <w:r w:rsidRPr="009F592F">
        <w:rPr>
          <w:i/>
        </w:rPr>
        <w:t>L</w:t>
      </w:r>
      <w:r w:rsidRPr="000B03B0">
        <w:t xml:space="preserve"> classificadores de um ensemble dependem de qual informação é obtida dos membros individuais. Alguma destas regras de combinação opera somente na classe de saída, </w:t>
      </w:r>
      <w:r w:rsidRPr="000B03B0">
        <w:lastRenderedPageBreak/>
        <w:t>enquanto outros precisam das saídas contínuas que podem ser interpretadas como suporte dado pelo classificador para cada uma das classes. Segundo</w:t>
      </w:r>
      <w:r w:rsidR="00824FDD">
        <w:t xml:space="preserve"> Xu em </w:t>
      </w:r>
      <w:sdt>
        <w:sdtPr>
          <w:id w:val="1191414843"/>
          <w:citation/>
        </w:sdtPr>
        <w:sdtEndPr/>
        <w:sdtContent>
          <w:r w:rsidR="00824FDD">
            <w:fldChar w:fldCharType="begin"/>
          </w:r>
          <w:r w:rsidR="00824FDD">
            <w:instrText xml:space="preserve"> CITATION XuL92 \l 1046 </w:instrText>
          </w:r>
          <w:r w:rsidR="00824FDD">
            <w:fldChar w:fldCharType="separate"/>
          </w:r>
          <w:r w:rsidR="00824FDD">
            <w:rPr>
              <w:noProof/>
            </w:rPr>
            <w:t>(XU, KRZYZAK e SUEN, 1992)</w:t>
          </w:r>
          <w:r w:rsidR="00824FDD">
            <w:fldChar w:fldCharType="end"/>
          </w:r>
        </w:sdtContent>
      </w:sdt>
      <w:r w:rsidRPr="000B03B0">
        <w:t xml:space="preserve"> os modelos de informação produzida pelos membros de um ensemble podem ser classificados em três tipos:</w:t>
      </w:r>
    </w:p>
    <w:p w:rsidR="00B8491C" w:rsidRDefault="005332D1" w:rsidP="0002781E">
      <w:pPr>
        <w:pStyle w:val="PargrafodaLista"/>
        <w:numPr>
          <w:ilvl w:val="0"/>
          <w:numId w:val="18"/>
        </w:numPr>
      </w:pPr>
      <w:r w:rsidRPr="00496959">
        <w:rPr>
          <w:b/>
        </w:rPr>
        <w:t>Abstrato</w:t>
      </w:r>
      <w:r w:rsidRPr="000B03B0">
        <w:t xml:space="preserve"> (</w:t>
      </w:r>
      <w:r w:rsidRPr="00F2154D">
        <w:rPr>
          <w:i/>
        </w:rPr>
        <w:t>The Abstract Level</w:t>
      </w:r>
      <w:r w:rsidRPr="000B03B0">
        <w:t xml:space="preserve">): </w:t>
      </w:r>
    </w:p>
    <w:p w:rsidR="00B8491C" w:rsidRDefault="005332D1" w:rsidP="0002781E">
      <w:pPr>
        <w:pStyle w:val="PargrafodaLista"/>
        <w:numPr>
          <w:ilvl w:val="1"/>
          <w:numId w:val="18"/>
        </w:numPr>
      </w:pPr>
      <w:r w:rsidRPr="000B03B0">
        <w:t xml:space="preserve">Cada classificador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0B03B0">
        <w:t xml:space="preserve"> produz um rótulo da classe de saída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sty m:val="p"/>
          </m:rPr>
          <w:rPr>
            <w:rFonts w:ascii="Cambria Math" w:hAnsi="Cambria Math" w:hint="eastAsia"/>
          </w:rPr>
          <m:t>Ω</m:t>
        </m:r>
        <m:r>
          <w:rPr>
            <w:rFonts w:ascii="Cambria Math" w:hAnsi="Cambria Math"/>
          </w:rPr>
          <m:t>, i=1,…, L</m:t>
        </m:r>
      </m:oMath>
      <w:r w:rsidRPr="000B03B0">
        <w:t xml:space="preserve">. Portanto, para qualquer amostra de teste </w:t>
      </w:r>
      <m:oMath>
        <m:r>
          <m:rPr>
            <m:sty m:val="bi"/>
          </m:rPr>
          <w:rPr>
            <w:rFonts w:ascii="Cambria Math" w:hAnsi="Cambria Math"/>
          </w:rPr>
          <m:t>x</m:t>
        </m:r>
      </m:oMath>
      <w:r w:rsidRPr="000B03B0">
        <w:t xml:space="preserve"> ser classificada, as saídas </w:t>
      </w:r>
      <m:oMath>
        <m:r>
          <w:rPr>
            <w:rFonts w:ascii="Cambria Math" w:hAnsi="Cambria Math"/>
          </w:rPr>
          <m:t>L</m:t>
        </m:r>
      </m:oMath>
      <w:r w:rsidRPr="000B03B0">
        <w:t xml:space="preserve"> classificadores definem um vetor </w:t>
      </w:r>
      <m:oMath>
        <m:r>
          <m:rPr>
            <m:sty m:val="bi"/>
          </m:rPr>
          <w:rPr>
            <w:rFonts w:ascii="Cambria Math" w:hAnsi="Cambria Math"/>
          </w:rPr>
          <m:t>s</m:t>
        </m:r>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Ω</m:t>
            </m:r>
          </m:e>
          <m:sup>
            <m:r>
              <w:rPr>
                <w:rFonts w:ascii="Cambria Math" w:hAnsi="Cambria Math"/>
              </w:rPr>
              <m:t>L</m:t>
            </m:r>
          </m:sup>
        </m:sSup>
      </m:oMath>
      <w:r w:rsidRPr="000B03B0">
        <w:t xml:space="preserve">. No nível abstrato, não há nenhuma informação que indica o grau certeza da classificação atribuída. Por definição, qualquer classificador pode ser capaz de produzir uma classe de saída para </w:t>
      </w:r>
      <m:oMath>
        <m:r>
          <m:rPr>
            <m:sty m:val="bi"/>
          </m:rPr>
          <w:rPr>
            <w:rFonts w:ascii="Cambria Math" w:hAnsi="Cambria Math"/>
          </w:rPr>
          <m:t>x</m:t>
        </m:r>
      </m:oMath>
      <w:r w:rsidRPr="000B03B0">
        <w:t>.</w:t>
      </w:r>
    </w:p>
    <w:p w:rsidR="00B8491C" w:rsidRDefault="005332D1" w:rsidP="0002781E">
      <w:pPr>
        <w:pStyle w:val="PargrafodaLista"/>
        <w:numPr>
          <w:ilvl w:val="0"/>
          <w:numId w:val="18"/>
        </w:numPr>
      </w:pPr>
      <w:r w:rsidRPr="00496959">
        <w:rPr>
          <w:b/>
        </w:rPr>
        <w:t>Rank</w:t>
      </w:r>
      <w:r w:rsidRPr="000B03B0">
        <w:t xml:space="preserve"> (</w:t>
      </w:r>
      <w:r w:rsidRPr="00F2154D">
        <w:rPr>
          <w:i/>
        </w:rPr>
        <w:t>The Rank Level</w:t>
      </w:r>
      <w:r w:rsidRPr="000B03B0">
        <w:t>):</w:t>
      </w:r>
    </w:p>
    <w:p w:rsidR="00B8491C" w:rsidRDefault="005332D1" w:rsidP="0002781E">
      <w:pPr>
        <w:pStyle w:val="PargrafodaLista"/>
        <w:numPr>
          <w:ilvl w:val="1"/>
          <w:numId w:val="18"/>
        </w:numPr>
      </w:pPr>
      <w:r w:rsidRPr="000B03B0">
        <w:t xml:space="preserve">A saída de cada classificador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0B03B0">
        <w:t xml:space="preserve"> é um subconjunto de </w:t>
      </w:r>
      <m:oMath>
        <m:r>
          <m:rPr>
            <m:sty m:val="p"/>
          </m:rPr>
          <w:rPr>
            <w:rFonts w:ascii="Cambria Math" w:hAnsi="Cambria Math"/>
          </w:rPr>
          <m:t>Ω</m:t>
        </m:r>
      </m:oMath>
      <w:r w:rsidRPr="000B03B0">
        <w:t>, com as alternativas em ordem de possibilidade de serem corretamente classificadas. Sendo assim é uma lista de classes ranqueadas para cada padrão de entrada.</w:t>
      </w:r>
    </w:p>
    <w:p w:rsidR="00B8491C" w:rsidRDefault="005332D1" w:rsidP="0002781E">
      <w:pPr>
        <w:pStyle w:val="PargrafodaLista"/>
        <w:numPr>
          <w:ilvl w:val="0"/>
          <w:numId w:val="18"/>
        </w:numPr>
      </w:pPr>
      <w:r w:rsidRPr="00496959">
        <w:rPr>
          <w:b/>
        </w:rPr>
        <w:t>Medição</w:t>
      </w:r>
      <w:r w:rsidRPr="000B03B0">
        <w:t xml:space="preserve"> (</w:t>
      </w:r>
      <w:r w:rsidRPr="00F2154D">
        <w:rPr>
          <w:i/>
        </w:rPr>
        <w:t>The Measurement Level</w:t>
      </w:r>
      <w:r w:rsidRPr="000B03B0">
        <w:t xml:space="preserve">): </w:t>
      </w:r>
    </w:p>
    <w:p w:rsidR="005332D1" w:rsidRPr="000B03B0" w:rsidRDefault="005332D1" w:rsidP="0002781E">
      <w:pPr>
        <w:pStyle w:val="PargrafodaLista"/>
        <w:numPr>
          <w:ilvl w:val="1"/>
          <w:numId w:val="18"/>
        </w:numPr>
      </w:pPr>
      <w:r w:rsidRPr="000B03B0">
        <w:t xml:space="preserve">A saída de cada classificador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0B03B0">
        <w:t xml:space="preserve"> produz um vetor </w:t>
      </w:r>
      <m:oMath>
        <m:r>
          <w:rPr>
            <w:rFonts w:ascii="Cambria Math" w:hAnsi="Cambria Math"/>
          </w:rPr>
          <m:t>c</m:t>
        </m:r>
      </m:oMath>
      <w:r w:rsidRPr="000B03B0">
        <w:t xml:space="preserve">-dimensional </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i,c</m:t>
                </m:r>
              </m:sub>
            </m:sSub>
            <m:r>
              <w:rPr>
                <w:rFonts w:ascii="Cambria Math" w:hAnsi="Cambria Math"/>
              </w:rPr>
              <m:t>]</m:t>
            </m:r>
          </m:e>
          <m:sup>
            <m:r>
              <w:rPr>
                <w:rFonts w:ascii="Cambria Math" w:hAnsi="Cambria Math"/>
              </w:rPr>
              <m:t>T</m:t>
            </m:r>
          </m:sup>
        </m:sSup>
      </m:oMath>
      <w:r w:rsidRPr="000B03B0">
        <w:t xml:space="preserve"> de valores contínuos. O valor contínuo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Pr="000B03B0">
        <w:t xml:space="preserve"> representa a estimativa da probabilidade a posteriori da classe ou o valor de confiança relacionado a classe que representa o suporte para a possível hipótese de classificação do padrão de teste </w:t>
      </w:r>
      <m:oMath>
        <m:r>
          <m:rPr>
            <m:sty m:val="bi"/>
          </m:rPr>
          <w:rPr>
            <w:rFonts w:ascii="Cambria Math" w:hAnsi="Cambria Math"/>
          </w:rPr>
          <m:t>x</m:t>
        </m:r>
      </m:oMath>
      <w:r w:rsidRPr="000B03B0">
        <w:t xml:space="preserve">. Sem perca de generalidade, pode ser assumido que o vetor de saída contem valores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∈[0, 1]</m:t>
        </m:r>
      </m:oMath>
      <w:r w:rsidRPr="000B03B0">
        <w:t>.</w:t>
      </w:r>
    </w:p>
    <w:p w:rsidR="005332D1" w:rsidRPr="000B03B0" w:rsidRDefault="005332D1" w:rsidP="0002781E">
      <w:pPr>
        <w:pStyle w:val="TCap24"/>
      </w:pPr>
      <w:bookmarkStart w:id="51" w:name="_Toc311537982"/>
      <w:r w:rsidRPr="000B03B0">
        <w:t>Votação Majoritária</w:t>
      </w:r>
      <w:bookmarkEnd w:id="51"/>
    </w:p>
    <w:p w:rsidR="005332D1" w:rsidRPr="000B03B0" w:rsidRDefault="005332D1" w:rsidP="00594A58">
      <w:r w:rsidRPr="000B03B0">
        <w:t>A votação majoritária é uma das estratégias mais antigas para fazer a decisão e trabalha no nível de abstração. Ela é utilizada por diversos métodos de criação de ensemble vistos anteriormente e é tido como um combinador ideal. Junto com as regras de média e produto, que serão vistos na próxima seção, a votação majoritária é um dos métodos mais usados.</w:t>
      </w:r>
    </w:p>
    <w:p w:rsidR="005332D1" w:rsidRPr="000B03B0" w:rsidRDefault="005332D1" w:rsidP="0002781E">
      <w:pPr>
        <w:ind w:firstLine="708"/>
      </w:pPr>
      <w:r w:rsidRPr="000B03B0">
        <w:lastRenderedPageBreak/>
        <w:t xml:space="preserve">Assuma que as saídas dos classificadores são dadas por um vetor binário </w:t>
      </w:r>
      <m:oMath>
        <m:r>
          <w:rPr>
            <w:rFonts w:ascii="Cambria Math" w:hAnsi="Cambria Math"/>
          </w:rPr>
          <m:t>c</m:t>
        </m:r>
      </m:oMath>
      <w:r w:rsidRPr="000B03B0">
        <w:t xml:space="preserve">-dimensional </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i,c</m:t>
                </m:r>
              </m:sub>
            </m:sSub>
            <m:r>
              <w:rPr>
                <w:rFonts w:ascii="Cambria Math" w:hAnsi="Cambria Math"/>
              </w:rPr>
              <m:t>]</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{0, 1}</m:t>
            </m:r>
          </m:e>
          <m:sup>
            <m:r>
              <w:rPr>
                <w:rFonts w:ascii="Cambria Math" w:hAnsi="Cambria Math"/>
              </w:rPr>
              <m:t>c</m:t>
            </m:r>
          </m:sup>
        </m:sSup>
      </m:oMath>
      <w:r w:rsidRPr="000B03B0">
        <w:t xml:space="preserve">, </w:t>
      </w:r>
      <m:oMath>
        <m:r>
          <w:rPr>
            <w:rFonts w:ascii="Cambria Math" w:hAnsi="Cambria Math"/>
          </w:rPr>
          <m:t>i=1, …, L</m:t>
        </m:r>
      </m:oMath>
      <w:r w:rsidRPr="000B03B0">
        <w:t xml:space="preserve">, onde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=1</m:t>
        </m:r>
      </m:oMath>
      <w:r w:rsidRPr="000B03B0">
        <w:t xml:space="preserve"> se o classificador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0B03B0">
        <w:t xml:space="preserve"> classificou </w:t>
      </w:r>
      <m:oMath>
        <m:r>
          <m:rPr>
            <m:sty m:val="bi"/>
          </m:rPr>
          <w:rPr>
            <w:rFonts w:ascii="Cambria Math" w:hAnsi="Cambria Math"/>
          </w:rPr>
          <m:t>x</m:t>
        </m:r>
      </m:oMath>
      <w:r w:rsidRPr="000B03B0">
        <w:t xml:space="preserve"> como sendo da classe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Pr="000B03B0">
        <w:t xml:space="preserve">, e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=1</m:t>
        </m:r>
      </m:oMath>
      <w:r w:rsidRPr="000B03B0">
        <w:t xml:space="preserve"> caso o contrário. Portanto, a decisão do ensemble é feita para a classe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sidRPr="000B03B0">
        <w:t xml:space="preserve"> se este recebe a maior votação:</w:t>
      </w:r>
    </w:p>
    <w:p w:rsidR="005332D1" w:rsidRPr="000B03B0" w:rsidRDefault="007C552A" w:rsidP="00594A58">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d</m:t>
                  </m:r>
                </m:e>
                <m:sub>
                  <m:r>
                    <w:rPr>
                      <w:rFonts w:ascii="Cambria Math" w:hAnsi="Cambria Math"/>
                    </w:rPr>
                    <m:t>i,k</m:t>
                  </m:r>
                </m:sub>
              </m:sSub>
            </m:e>
          </m:nary>
          <m:r>
            <w:rPr>
              <w:rFonts w:ascii="Cambria Math" w:hAnsi="Cambria Math"/>
            </w:rPr>
            <m:t>=</m:t>
          </m:r>
          <m:sSubSup>
            <m:sSubSupPr>
              <m:ctrlPr>
                <w:rPr>
                  <w:rFonts w:ascii="Cambria Math" w:hAnsi="Cambria Math"/>
                  <w:i/>
                </w:rPr>
              </m:ctrlPr>
            </m:sSubSupPr>
            <m:e>
              <m:r>
                <w:rPr>
                  <w:rFonts w:ascii="Cambria Math" w:hAnsi="Cambria Math"/>
                </w:rPr>
                <m:t>max</m:t>
              </m:r>
            </m:e>
            <m:sub>
              <m:r>
                <w:rPr>
                  <w:rFonts w:ascii="Cambria Math" w:hAnsi="Cambria Math"/>
                </w:rPr>
                <m:t>j=1</m:t>
              </m:r>
            </m:sub>
            <m:sup>
              <m:r>
                <w:rPr>
                  <w:rFonts w:ascii="Cambria Math" w:hAnsi="Cambria Math"/>
                </w:rPr>
                <m:t>c</m:t>
              </m:r>
            </m:sup>
          </m:sSubSup>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d</m:t>
                  </m:r>
                </m:e>
                <m:sub>
                  <m:r>
                    <w:rPr>
                      <w:rFonts w:ascii="Cambria Math" w:hAnsi="Cambria Math"/>
                    </w:rPr>
                    <m:t>i,j</m:t>
                  </m:r>
                </m:sub>
              </m:sSub>
            </m:e>
          </m:nary>
        </m:oMath>
      </m:oMathPara>
    </w:p>
    <w:p w:rsidR="005332D1" w:rsidRPr="000B03B0" w:rsidRDefault="005332D1" w:rsidP="0002781E">
      <w:pPr>
        <w:ind w:firstLine="708"/>
      </w:pPr>
      <w:r w:rsidRPr="000B03B0">
        <w:t xml:space="preserve">Vários estudos tem mostrado que a votação majoritária é um dos métodos mais utilizados devido a sua propriedade característica: sob a condição de que as saídas dos classificadores são independentes, pode ser demonstrado que a combinação por votação majoritária vai sempre levar a uma melhoria de desempenho. Se há um total de L classificadores para um problema de duas classes, a decisão do ensemble estará correta se ao menos </w:t>
      </w:r>
      <m:oMath>
        <m:d>
          <m:dPr>
            <m:begChr m:val="⌊"/>
            <m:endChr m:val="⌋"/>
            <m:ctrlPr>
              <w:rPr>
                <w:rFonts w:ascii="Cambria Math" w:hAnsi="Cambria Math"/>
                <w:i/>
              </w:rPr>
            </m:ctrlPr>
          </m:dPr>
          <m:e>
            <m:r>
              <w:rPr>
                <w:rFonts w:ascii="Cambria Math" w:hAnsi="Cambria Math"/>
              </w:rPr>
              <m:t>L/2+1</m:t>
            </m:r>
          </m:e>
        </m:d>
      </m:oMath>
      <w:r w:rsidRPr="000B03B0">
        <w:t xml:space="preserve"> classificadores escolher a classe correta.</w:t>
      </w:r>
    </w:p>
    <w:p w:rsidR="005332D1" w:rsidRPr="000B03B0" w:rsidRDefault="005332D1" w:rsidP="0002781E">
      <w:pPr>
        <w:ind w:firstLine="708"/>
      </w:pPr>
      <w:r w:rsidRPr="000B03B0">
        <w:t xml:space="preserve">Agora, assuma que cada classificador tem uma probabilidade </w:t>
      </w:r>
      <m:oMath>
        <m:r>
          <w:rPr>
            <w:rFonts w:ascii="Cambria Math" w:hAnsi="Cambria Math"/>
          </w:rPr>
          <m:t>p</m:t>
        </m:r>
      </m:oMath>
      <w:r w:rsidRPr="000B03B0">
        <w:t xml:space="preserve"> de tomar uma decisão correta. Então, a probabilidade do ensemble tomar uma decisão correta tem uma distribuição binomial, especificamente, a probabilidade de escolher </w:t>
      </w:r>
      <m:oMath>
        <m:r>
          <w:rPr>
            <w:rFonts w:ascii="Cambria Math" w:hAnsi="Cambria Math"/>
          </w:rPr>
          <m:t>k&gt;</m:t>
        </m:r>
        <m:d>
          <m:dPr>
            <m:begChr m:val="⌊"/>
            <m:endChr m:val="⌋"/>
            <m:ctrlPr>
              <w:rPr>
                <w:rFonts w:ascii="Cambria Math" w:hAnsi="Cambria Math"/>
                <w:i/>
              </w:rPr>
            </m:ctrlPr>
          </m:dPr>
          <m:e>
            <m:r>
              <w:rPr>
                <w:rFonts w:ascii="Cambria Math" w:hAnsi="Cambria Math"/>
              </w:rPr>
              <m:t>L/2+1</m:t>
            </m:r>
          </m:e>
        </m:d>
      </m:oMath>
      <w:r w:rsidRPr="000B03B0">
        <w:t xml:space="preserve"> classificadores corretos de L é:</w:t>
      </w:r>
    </w:p>
    <w:p w:rsidR="005332D1" w:rsidRPr="000B03B0" w:rsidRDefault="007C552A" w:rsidP="00594A58">
      <m:oMathPara>
        <m:oMath>
          <m:sSub>
            <m:sSubPr>
              <m:ctrlPr>
                <w:rPr>
                  <w:rFonts w:ascii="Cambria Math" w:hAnsi="Cambria Math"/>
                  <w:i/>
                </w:rPr>
              </m:ctrlPr>
            </m:sSubPr>
            <m:e>
              <m:r>
                <w:rPr>
                  <w:rFonts w:ascii="Cambria Math" w:hAnsi="Cambria Math"/>
                </w:rPr>
                <m:t>P</m:t>
              </m:r>
            </m:e>
            <m:sub>
              <m:r>
                <w:rPr>
                  <w:rFonts w:ascii="Cambria Math" w:hAnsi="Cambria Math"/>
                </w:rPr>
                <m:t>ens</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d>
                <m:dPr>
                  <m:begChr m:val="⌊"/>
                  <m:endChr m:val="⌋"/>
                  <m:ctrlPr>
                    <w:rPr>
                      <w:rFonts w:ascii="Cambria Math" w:hAnsi="Cambria Math"/>
                      <w:i/>
                    </w:rPr>
                  </m:ctrlPr>
                </m:dPr>
                <m:e>
                  <m:r>
                    <w:rPr>
                      <w:rFonts w:ascii="Cambria Math" w:hAnsi="Cambria Math"/>
                    </w:rPr>
                    <m:t>L/2</m:t>
                  </m:r>
                </m:e>
              </m:d>
              <m:r>
                <w:rPr>
                  <w:rFonts w:ascii="Cambria Math" w:hAnsi="Cambria Math"/>
                </w:rPr>
                <m:t>+1</m:t>
              </m:r>
            </m:sub>
            <m:sup>
              <m:r>
                <w:rPr>
                  <w:rFonts w:ascii="Cambria Math" w:hAnsi="Cambria Math"/>
                </w:rPr>
                <m:t>L</m:t>
              </m:r>
            </m:sup>
            <m:e>
              <m:d>
                <m:dPr>
                  <m:ctrlPr>
                    <w:rPr>
                      <w:rFonts w:ascii="Cambria Math" w:hAnsi="Cambria Math"/>
                      <w:i/>
                    </w:rPr>
                  </m:ctrlPr>
                </m:dPr>
                <m:e>
                  <m:f>
                    <m:fPr>
                      <m:type m:val="noBar"/>
                      <m:ctrlPr>
                        <w:rPr>
                          <w:rFonts w:ascii="Cambria Math" w:hAnsi="Cambria Math"/>
                          <w:i/>
                        </w:rPr>
                      </m:ctrlPr>
                    </m:fPr>
                    <m:num>
                      <m:r>
                        <w:rPr>
                          <w:rFonts w:ascii="Cambria Math" w:hAnsi="Cambria Math"/>
                        </w:rPr>
                        <m:t>L</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L-k</m:t>
                  </m:r>
                </m:sup>
              </m:sSup>
            </m:e>
          </m:nary>
        </m:oMath>
      </m:oMathPara>
    </w:p>
    <w:p w:rsidR="005332D1" w:rsidRPr="000B03B0" w:rsidRDefault="00B8491C" w:rsidP="0002781E">
      <w:r>
        <w:t>e</w:t>
      </w:r>
      <w:r w:rsidRPr="000B03B0">
        <w:t>ntão</w:t>
      </w:r>
      <w:r w:rsidR="005332D1" w:rsidRPr="000B03B0">
        <w:t>,</w:t>
      </w:r>
    </w:p>
    <w:p w:rsidR="005332D1" w:rsidRPr="000B03B0" w:rsidRDefault="007C552A" w:rsidP="00594A58">
      <m:oMathPara>
        <m:oMath>
          <m:sSub>
            <m:sSubPr>
              <m:ctrlPr>
                <w:rPr>
                  <w:rFonts w:ascii="Cambria Math" w:hAnsi="Cambria Math"/>
                  <w:i/>
                </w:rPr>
              </m:ctrlPr>
            </m:sSubPr>
            <m:e>
              <m:r>
                <w:rPr>
                  <w:rFonts w:ascii="Cambria Math" w:hAnsi="Cambria Math"/>
                </w:rPr>
                <m:t>P</m:t>
              </m:r>
            </m:e>
            <m:sub>
              <m:r>
                <w:rPr>
                  <w:rFonts w:ascii="Cambria Math" w:hAnsi="Cambria Math"/>
                </w:rPr>
                <m:t>ens</m:t>
              </m:r>
            </m:sub>
          </m:sSub>
          <m:r>
            <w:rPr>
              <w:rFonts w:ascii="Cambria Math" w:hAnsi="Cambria Math"/>
            </w:rPr>
            <m:t>→1,</m:t>
          </m:r>
        </m:oMath>
      </m:oMathPara>
    </w:p>
    <w:p w:rsidR="005332D1" w:rsidRPr="000B03B0" w:rsidRDefault="005332D1" w:rsidP="00594A58">
      <w:r w:rsidRPr="000B03B0">
        <w:t xml:space="preserve">quando </w:t>
      </w:r>
      <m:oMath>
        <m:r>
          <w:rPr>
            <w:rFonts w:ascii="Cambria Math" w:hAnsi="Cambria Math"/>
          </w:rPr>
          <m:t>T→∞</m:t>
        </m:r>
      </m:oMath>
      <w:r w:rsidRPr="000B03B0">
        <w:t xml:space="preserve"> se </w:t>
      </w:r>
      <m:oMath>
        <m:r>
          <w:rPr>
            <w:rFonts w:ascii="Cambria Math" w:hAnsi="Cambria Math"/>
          </w:rPr>
          <m:t>p&gt;0.5</m:t>
        </m:r>
      </m:oMath>
      <w:r w:rsidRPr="000B03B0">
        <w:t xml:space="preserve"> e</w:t>
      </w:r>
    </w:p>
    <w:p w:rsidR="005332D1" w:rsidRPr="000B03B0" w:rsidRDefault="007C552A" w:rsidP="00594A58">
      <m:oMathPara>
        <m:oMath>
          <m:sSub>
            <m:sSubPr>
              <m:ctrlPr>
                <w:rPr>
                  <w:rFonts w:ascii="Cambria Math" w:hAnsi="Cambria Math"/>
                  <w:i/>
                </w:rPr>
              </m:ctrlPr>
            </m:sSubPr>
            <m:e>
              <m:r>
                <w:rPr>
                  <w:rFonts w:ascii="Cambria Math" w:hAnsi="Cambria Math"/>
                </w:rPr>
                <m:t>P</m:t>
              </m:r>
            </m:e>
            <m:sub>
              <m:r>
                <w:rPr>
                  <w:rFonts w:ascii="Cambria Math" w:hAnsi="Cambria Math"/>
                </w:rPr>
                <m:t>ens</m:t>
              </m:r>
            </m:sub>
          </m:sSub>
          <m:r>
            <w:rPr>
              <w:rFonts w:ascii="Cambria Math" w:hAnsi="Cambria Math"/>
            </w:rPr>
            <m:t>→0,</m:t>
          </m:r>
        </m:oMath>
      </m:oMathPara>
    </w:p>
    <w:p w:rsidR="005332D1" w:rsidRPr="000B03B0" w:rsidRDefault="005332D1" w:rsidP="00594A58">
      <w:r w:rsidRPr="000B03B0">
        <w:t xml:space="preserve">quando </w:t>
      </w:r>
      <m:oMath>
        <m:r>
          <w:rPr>
            <w:rFonts w:ascii="Cambria Math" w:hAnsi="Cambria Math"/>
          </w:rPr>
          <m:t>T→∞</m:t>
        </m:r>
      </m:oMath>
      <w:r w:rsidRPr="000B03B0">
        <w:t xml:space="preserve"> se </w:t>
      </w:r>
      <m:oMath>
        <m:r>
          <w:rPr>
            <w:rFonts w:ascii="Cambria Math" w:hAnsi="Cambria Math"/>
          </w:rPr>
          <m:t>p&lt;0.5</m:t>
        </m:r>
      </m:oMath>
      <w:r w:rsidRPr="000B03B0">
        <w:t>.</w:t>
      </w:r>
    </w:p>
    <w:p w:rsidR="005332D1" w:rsidRPr="000B03B0" w:rsidRDefault="005332D1" w:rsidP="0002781E">
      <w:pPr>
        <w:ind w:firstLine="708"/>
      </w:pPr>
      <w:r w:rsidRPr="000B03B0">
        <w:t xml:space="preserve">Note que a exigência de </w:t>
      </w:r>
      <m:oMath>
        <m:r>
          <w:rPr>
            <w:rFonts w:ascii="Cambria Math" w:hAnsi="Cambria Math"/>
          </w:rPr>
          <m:t>p&gt;0.5</m:t>
        </m:r>
      </m:oMath>
      <w:r w:rsidRPr="000B03B0">
        <w:t xml:space="preserve"> é necessária e suficiente para um problema de duas classes, enquanto que é suficiente, mas não necessário para problemas multiclasse. </w:t>
      </w:r>
    </w:p>
    <w:p w:rsidR="005332D1" w:rsidRPr="000B03B0" w:rsidRDefault="005332D1" w:rsidP="0002781E">
      <w:pPr>
        <w:ind w:firstLine="708"/>
      </w:pPr>
      <w:r w:rsidRPr="000B03B0">
        <w:lastRenderedPageBreak/>
        <w:t>Uma variante da votação majoritária é a votação majoritária ponderada. Os votos são multiplicados por pesos que é frequentemente obtido pela estimativa da precisão dos classificadores no conjunto de validação. Uma possível estimativa é:</w:t>
      </w:r>
    </w:p>
    <w:p w:rsidR="005332D1" w:rsidRPr="000B03B0" w:rsidRDefault="007C552A" w:rsidP="00594A58">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d>
            </m:e>
          </m:func>
        </m:oMath>
      </m:oMathPara>
    </w:p>
    <w:p w:rsidR="005332D1" w:rsidRPr="000B03B0" w:rsidRDefault="005332D1" w:rsidP="0002781E">
      <w:pPr>
        <w:ind w:firstLine="708"/>
      </w:pPr>
      <w:r w:rsidRPr="000B03B0">
        <w:t xml:space="preserve">Onde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0B03B0">
        <w:t xml:space="preserve"> é a precisão do i</w:t>
      </w:r>
      <w:r w:rsidRPr="000B03B0">
        <w:softHyphen/>
        <w:t>-ésimo classificador.</w:t>
      </w:r>
    </w:p>
    <w:p w:rsidR="005332D1" w:rsidRPr="000B03B0" w:rsidRDefault="005332D1" w:rsidP="0002781E">
      <w:pPr>
        <w:pStyle w:val="TCap24"/>
      </w:pPr>
      <w:bookmarkStart w:id="52" w:name="_Toc311537983"/>
      <w:r w:rsidRPr="000B03B0">
        <w:t>Combinadores Algébricos</w:t>
      </w:r>
      <w:bookmarkEnd w:id="52"/>
    </w:p>
    <w:p w:rsidR="005332D1" w:rsidRPr="000B03B0" w:rsidRDefault="005332D1" w:rsidP="00594A58">
      <w:r w:rsidRPr="000B03B0">
        <w:t xml:space="preserve">Os graus de suporte dado por um padrão de entrada </w:t>
      </w:r>
      <m:oMath>
        <m:r>
          <m:rPr>
            <m:sty m:val="bi"/>
          </m:rPr>
          <w:rPr>
            <w:rFonts w:ascii="Cambria Math" w:hAnsi="Cambria Math"/>
          </w:rPr>
          <m:t>x</m:t>
        </m:r>
      </m:oMath>
      <w:r w:rsidRPr="000B03B0">
        <w:t xml:space="preserve"> pode ser interpretado em diferentes maneiras, às duas mais comuns são: o valor de confiança em uma sugestão de classificação e a estimativa das probabilidades a posteriori para as classes.</w:t>
      </w:r>
    </w:p>
    <w:p w:rsidR="005332D1" w:rsidRPr="000B03B0" w:rsidRDefault="005332D1" w:rsidP="0002781E">
      <w:pPr>
        <w:ind w:firstLine="708"/>
      </w:pPr>
      <w:r w:rsidRPr="000B03B0">
        <w:t xml:space="preserve">Dado que o padrão </w:t>
      </w:r>
      <m:oMath>
        <m:r>
          <m:rPr>
            <m:sty m:val="bi"/>
          </m:rPr>
          <w:rPr>
            <w:rFonts w:ascii="Cambria Math" w:hAnsi="Cambria Math"/>
          </w:rPr>
          <m:t>x</m:t>
        </m:r>
        <m:r>
          <w:rPr>
            <w:rFonts w:ascii="Cambria Math" w:hAnsi="Cambria Math"/>
          </w:rPr>
          <m:t xml:space="preserve"> ∈</m:t>
        </m:r>
        <m:sSup>
          <m:sSupPr>
            <m:ctrlPr>
              <w:rPr>
                <w:rFonts w:ascii="Cambria Math" w:hAnsi="Cambria Math"/>
                <w:i/>
              </w:rPr>
            </m:ctrlPr>
          </m:sSupPr>
          <m:e>
            <m:r>
              <m:rPr>
                <m:scr m:val="fraktur"/>
              </m:rPr>
              <w:rPr>
                <w:rFonts w:ascii="Cambria Math" w:hAnsi="Cambria Math"/>
              </w:rPr>
              <m:t>R</m:t>
            </m:r>
          </m:e>
          <m:sup>
            <m:r>
              <w:rPr>
                <w:rFonts w:ascii="Cambria Math" w:hAnsi="Cambria Math"/>
              </w:rPr>
              <m:t>n</m:t>
            </m:r>
          </m:sup>
        </m:sSup>
      </m:oMath>
      <w:r w:rsidRPr="000B03B0">
        <w:t xml:space="preserve"> seja um vetor de características e </w:t>
      </w:r>
      <m:oMath>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m:t>
        </m:r>
      </m:oMath>
      <w:r w:rsidRPr="000B03B0">
        <w:t xml:space="preserve"> seja o conjunto das classes do problema. Cada classificador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0B03B0">
        <w:t xml:space="preserve"> no ensemble </w:t>
      </w:r>
      <m:oMath>
        <m:r>
          <m:rPr>
            <m:scr m:val="script"/>
          </m:rP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oMath>
      <w:r w:rsidRPr="000B03B0">
        <w:t xml:space="preserve"> têm </w:t>
      </w:r>
      <m:oMath>
        <m:r>
          <w:rPr>
            <w:rFonts w:ascii="Cambria Math" w:hAnsi="Cambria Math"/>
          </w:rPr>
          <m:t>c</m:t>
        </m:r>
      </m:oMath>
      <w:r w:rsidRPr="000B03B0">
        <w:t xml:space="preserve"> saídas de graus de suporte. Assumindo que todas as </w:t>
      </w:r>
      <m:oMath>
        <m:r>
          <w:rPr>
            <w:rFonts w:ascii="Cambria Math" w:hAnsi="Cambria Math"/>
          </w:rPr>
          <m:t>c</m:t>
        </m:r>
      </m:oMath>
      <w:r w:rsidRPr="000B03B0">
        <w:t xml:space="preserve"> saídas são valores no intervalo </w:t>
      </w:r>
      <m:oMath>
        <m:r>
          <w:rPr>
            <w:rFonts w:ascii="Cambria Math" w:hAnsi="Cambria Math"/>
          </w:rPr>
          <m:t>[0, 1]</m:t>
        </m:r>
      </m:oMath>
      <w:r w:rsidRPr="000B03B0">
        <w:t xml:space="preserve">, então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m:rPr>
                <m:scr m:val="fraktur"/>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c</m:t>
            </m:r>
          </m:sup>
        </m:sSup>
      </m:oMath>
      <w:r w:rsidRPr="000B03B0">
        <w:t xml:space="preserve"> trabalha no nível de medição. Portanto, denota-se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r>
          <m:rPr>
            <m:sty m:val="bi"/>
          </m:rPr>
          <w:rPr>
            <w:rFonts w:ascii="Cambria Math" w:hAnsi="Cambria Math"/>
          </w:rPr>
          <m:t>x</m:t>
        </m:r>
        <m:r>
          <w:rPr>
            <w:rFonts w:ascii="Cambria Math" w:hAnsi="Cambria Math"/>
          </w:rPr>
          <m:t>)</m:t>
        </m:r>
      </m:oMath>
      <w:r w:rsidRPr="000B03B0">
        <w:t xml:space="preserve"> o suporte que o classificador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0B03B0">
        <w:t xml:space="preserve"> dá a hipótese que </w:t>
      </w:r>
      <m:oMath>
        <m:r>
          <m:rPr>
            <m:sty m:val="bi"/>
          </m:rPr>
          <w:rPr>
            <w:rFonts w:ascii="Cambria Math" w:hAnsi="Cambria Math"/>
          </w:rPr>
          <m:t>x</m:t>
        </m:r>
      </m:oMath>
      <w:r w:rsidRPr="000B03B0">
        <w:t xml:space="preserve"> é da classe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Pr="000B03B0">
        <w:t xml:space="preserve">. Quanto maior o suporte, maior a chance de ser da classe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Pr="000B03B0">
        <w:t xml:space="preserve">. As saídas dos L classificadores para um dado padrão </w:t>
      </w:r>
      <m:oMath>
        <m:r>
          <m:rPr>
            <m:sty m:val="bi"/>
          </m:rPr>
          <w:rPr>
            <w:rFonts w:ascii="Cambria Math" w:hAnsi="Cambria Math"/>
          </w:rPr>
          <m:t>x</m:t>
        </m:r>
      </m:oMath>
      <w:r w:rsidRPr="000B03B0">
        <w:t xml:space="preserve"> pode ser organizada em uma matriz de perfil de decisão </w:t>
      </w:r>
      <m:oMath>
        <m:r>
          <w:rPr>
            <w:rFonts w:ascii="Cambria Math" w:hAnsi="Cambria Math"/>
          </w:rPr>
          <m:t>DP(x)</m:t>
        </m:r>
      </m:oMath>
      <w:r w:rsidRPr="000B03B0">
        <w:t xml:space="preserve"> (</w:t>
      </w:r>
      <w:r w:rsidRPr="00496959">
        <w:rPr>
          <w:i/>
        </w:rPr>
        <w:t>decision  profile</w:t>
      </w:r>
      <w:r w:rsidRPr="000B03B0">
        <w:t xml:space="preserve">) </w:t>
      </w:r>
      <w:r w:rsidR="001E2881">
        <w:t xml:space="preserve">mostrada na </w:t>
      </w:r>
      <w:r w:rsidR="001E2881">
        <w:fldChar w:fldCharType="begin"/>
      </w:r>
      <w:r w:rsidR="001E2881">
        <w:instrText xml:space="preserve"> REF _Ref311370479 \h </w:instrText>
      </w:r>
      <w:r w:rsidR="001E2881">
        <w:fldChar w:fldCharType="separate"/>
      </w:r>
      <w:r w:rsidR="007C552A" w:rsidRPr="00F2154D">
        <w:rPr>
          <w:b/>
        </w:rPr>
        <w:t xml:space="preserve">Figura </w:t>
      </w:r>
      <w:r w:rsidR="007C552A">
        <w:rPr>
          <w:b/>
          <w:noProof/>
        </w:rPr>
        <w:t>6</w:t>
      </w:r>
      <w:r w:rsidR="001E2881">
        <w:fldChar w:fldCharType="end"/>
      </w:r>
      <w:r w:rsidRPr="000B03B0">
        <w:t>:</w:t>
      </w:r>
    </w:p>
    <w:p w:rsidR="001E2881" w:rsidRDefault="005332D1" w:rsidP="00F2154D">
      <w:pPr>
        <w:keepNext/>
        <w:jc w:val="center"/>
      </w:pPr>
      <w:r w:rsidRPr="000B03B0">
        <w:rPr>
          <w:noProof/>
          <w:lang w:eastAsia="pt-BR"/>
        </w:rPr>
        <w:drawing>
          <wp:inline distT="0" distB="0" distL="0" distR="0" wp14:anchorId="3DBB5EA8" wp14:editId="582B2E5E">
            <wp:extent cx="3602455" cy="1730651"/>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2455" cy="1730651"/>
                    </a:xfrm>
                    <a:prstGeom prst="rect">
                      <a:avLst/>
                    </a:prstGeom>
                  </pic:spPr>
                </pic:pic>
              </a:graphicData>
            </a:graphic>
          </wp:inline>
        </w:drawing>
      </w:r>
    </w:p>
    <w:p w:rsidR="005332D1" w:rsidRPr="000B03B0" w:rsidRDefault="001E2881" w:rsidP="00F2154D">
      <w:pPr>
        <w:pStyle w:val="Legenda"/>
        <w:jc w:val="center"/>
      </w:pPr>
      <w:bookmarkStart w:id="53" w:name="_Ref311370479"/>
      <w:bookmarkStart w:id="54" w:name="_Toc311376546"/>
      <w:bookmarkStart w:id="55" w:name="_Toc311376599"/>
      <w:bookmarkStart w:id="56" w:name="_Toc311538010"/>
      <w:r w:rsidRPr="00F2154D">
        <w:rPr>
          <w:b/>
        </w:rPr>
        <w:t xml:space="preserve">Figura </w:t>
      </w:r>
      <w:r w:rsidRPr="00F2154D">
        <w:rPr>
          <w:b/>
        </w:rPr>
        <w:fldChar w:fldCharType="begin"/>
      </w:r>
      <w:r w:rsidRPr="00F2154D">
        <w:rPr>
          <w:b/>
        </w:rPr>
        <w:instrText xml:space="preserve"> SEQ Figura \* ARABIC </w:instrText>
      </w:r>
      <w:r w:rsidRPr="00F2154D">
        <w:rPr>
          <w:b/>
        </w:rPr>
        <w:fldChar w:fldCharType="separate"/>
      </w:r>
      <w:r w:rsidR="007C552A">
        <w:rPr>
          <w:b/>
          <w:noProof/>
        </w:rPr>
        <w:t>6</w:t>
      </w:r>
      <w:r w:rsidRPr="00F2154D">
        <w:rPr>
          <w:b/>
        </w:rPr>
        <w:fldChar w:fldCharType="end"/>
      </w:r>
      <w:bookmarkEnd w:id="53"/>
      <w:r>
        <w:t xml:space="preserve"> </w:t>
      </w:r>
      <w:r w:rsidRPr="00963518">
        <w:t>Matriz DP(x).</w:t>
      </w:r>
      <w:bookmarkEnd w:id="54"/>
      <w:bookmarkEnd w:id="55"/>
      <w:bookmarkEnd w:id="56"/>
    </w:p>
    <w:p w:rsidR="005332D1" w:rsidRPr="000B03B0" w:rsidRDefault="005332D1" w:rsidP="0002781E">
      <w:pPr>
        <w:ind w:firstLine="708"/>
      </w:pPr>
      <w:r w:rsidRPr="000B03B0">
        <w:t xml:space="preserve">Os combinadores algébricos usa a matriz </w:t>
      </w:r>
      <m:oMath>
        <m:r>
          <w:rPr>
            <w:rFonts w:ascii="Cambria Math" w:hAnsi="Cambria Math"/>
          </w:rPr>
          <m:t>DP(x)</m:t>
        </m:r>
      </m:oMath>
      <w:r w:rsidRPr="000B03B0">
        <w:t xml:space="preserve"> para encontrar o suporte geral de cada classe para entrada </w:t>
      </w:r>
      <m:oMath>
        <m:r>
          <m:rPr>
            <m:sty m:val="bi"/>
          </m:rPr>
          <w:rPr>
            <w:rFonts w:ascii="Cambria Math" w:hAnsi="Cambria Math"/>
          </w:rPr>
          <m:t>x</m:t>
        </m:r>
      </m:oMath>
      <w:r w:rsidRPr="000B03B0">
        <w:t xml:space="preserve"> com o maior valor de suporte. Isso é feito através de </w:t>
      </w:r>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x</m:t>
            </m:r>
          </m:e>
        </m:d>
        <m:r>
          <m:rPr>
            <m:scr m:val="script"/>
          </m:rPr>
          <w:rPr>
            <w:rFonts w:ascii="Cambria Math" w:hAnsi="Cambria Math"/>
          </w:rPr>
          <m:t>=F[</m:t>
        </m:r>
        <m:sSub>
          <m:sSubPr>
            <m:ctrlPr>
              <w:rPr>
                <w:rFonts w:ascii="Cambria Math" w:hAnsi="Cambria Math"/>
                <w:i/>
              </w:rPr>
            </m:ctrlPr>
          </m:sSubPr>
          <m:e>
            <m:r>
              <w:rPr>
                <w:rFonts w:ascii="Cambria Math" w:hAnsi="Cambria Math"/>
              </w:rPr>
              <m:t>d</m:t>
            </m:r>
          </m:e>
          <m:sub>
            <m:r>
              <w:rPr>
                <w:rFonts w:ascii="Cambria Math" w:hAnsi="Cambria Math"/>
              </w:rPr>
              <m:t>1,j</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L,j</m:t>
            </m:r>
          </m:sub>
        </m:sSub>
        <m:r>
          <w:rPr>
            <w:rFonts w:ascii="Cambria Math" w:hAnsi="Cambria Math"/>
          </w:rPr>
          <m:t>(</m:t>
        </m:r>
        <m:r>
          <m:rPr>
            <m:sty m:val="bi"/>
          </m:rPr>
          <w:rPr>
            <w:rFonts w:ascii="Cambria Math" w:hAnsi="Cambria Math"/>
          </w:rPr>
          <m:t>x</m:t>
        </m:r>
        <m:r>
          <w:rPr>
            <w:rFonts w:ascii="Cambria Math" w:hAnsi="Cambria Math"/>
          </w:rPr>
          <m:t>)]</m:t>
        </m:r>
      </m:oMath>
      <w:r w:rsidRPr="000B03B0">
        <w:t xml:space="preserve">, o suporte de graus geral para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Pr="000B03B0">
        <w:t xml:space="preserve">, obtido após aplicar uma função de combinação </w:t>
      </w:r>
      <m:oMath>
        <m:r>
          <m:rPr>
            <m:scr m:val="script"/>
          </m:rPr>
          <w:rPr>
            <w:rFonts w:ascii="Cambria Math" w:hAnsi="Cambria Math"/>
          </w:rPr>
          <m:t>F</m:t>
        </m:r>
      </m:oMath>
      <w:r w:rsidRPr="000B03B0">
        <w:t xml:space="preserve"> de expressões algébricas aos suportes individuais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r>
          <m:rPr>
            <m:sty m:val="bi"/>
          </m:rPr>
          <w:rPr>
            <w:rFonts w:ascii="Cambria Math" w:hAnsi="Cambria Math"/>
          </w:rPr>
          <m:t>x</m:t>
        </m:r>
        <m:r>
          <w:rPr>
            <w:rFonts w:ascii="Cambria Math" w:hAnsi="Cambria Math"/>
          </w:rPr>
          <m:t>)</m:t>
        </m:r>
      </m:oMath>
      <w:r w:rsidRPr="000B03B0">
        <w:t xml:space="preserve"> da classe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Pr="000B03B0">
        <w:t xml:space="preserve"> dado pelo ensemble. Sendo assim, a decisão final pode ser obtida por </w:t>
      </w:r>
      <m:oMath>
        <m:sSub>
          <m:sSubPr>
            <m:ctrlPr>
              <w:rPr>
                <w:rFonts w:ascii="Cambria Math" w:hAnsi="Cambria Math"/>
                <w:i/>
              </w:rPr>
            </m:ctrlPr>
          </m:sSubPr>
          <m:e>
            <m:r>
              <w:rPr>
                <w:rFonts w:ascii="Cambria Math" w:hAnsi="Cambria Math"/>
              </w:rPr>
              <m:t>h</m:t>
            </m:r>
          </m:e>
          <m:sub>
            <m:r>
              <w:rPr>
                <w:rFonts w:ascii="Cambria Math" w:hAnsi="Cambria Math"/>
              </w:rPr>
              <m:t>final</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argmax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x</m:t>
            </m:r>
          </m:e>
        </m:d>
      </m:oMath>
      <w:r w:rsidRPr="000B03B0">
        <w:t xml:space="preserve">. As funções de combinação </w:t>
      </w:r>
      <m:oMath>
        <m:r>
          <m:rPr>
            <m:scr m:val="script"/>
          </m:rPr>
          <w:rPr>
            <w:rFonts w:ascii="Cambria Math" w:hAnsi="Cambria Math"/>
          </w:rPr>
          <m:t>F</m:t>
        </m:r>
      </m:oMath>
      <w:r w:rsidRPr="000B03B0">
        <w:t xml:space="preserve"> podem computar o suporte geral da classe de diferentes maneiras como visto a seguir:</w:t>
      </w:r>
    </w:p>
    <w:p w:rsidR="005332D1" w:rsidRPr="000B03B0" w:rsidRDefault="005332D1" w:rsidP="0002781E">
      <w:pPr>
        <w:pStyle w:val="PargrafodaLista"/>
        <w:numPr>
          <w:ilvl w:val="0"/>
          <w:numId w:val="20"/>
        </w:numPr>
      </w:pPr>
      <w:r w:rsidRPr="00496959">
        <w:rPr>
          <w:b/>
        </w:rPr>
        <w:t>Média</w:t>
      </w:r>
      <w:r w:rsidRPr="000B03B0">
        <w:t xml:space="preserve">: calcula a média dos suportes para cada classe, e a decisão final </w:t>
      </w:r>
      <m:oMath>
        <m:sSub>
          <m:sSubPr>
            <m:ctrlPr>
              <w:rPr>
                <w:rFonts w:ascii="Cambria Math" w:hAnsi="Cambria Math"/>
                <w:i/>
              </w:rPr>
            </m:ctrlPr>
          </m:sSubPr>
          <m:e>
            <m:r>
              <w:rPr>
                <w:rFonts w:ascii="Cambria Math" w:hAnsi="Cambria Math"/>
              </w:rPr>
              <m:t>h</m:t>
            </m:r>
          </m:e>
          <m:sub>
            <m:r>
              <w:rPr>
                <w:rFonts w:ascii="Cambria Math" w:hAnsi="Cambria Math"/>
              </w:rPr>
              <m:t>final</m:t>
            </m:r>
          </m:sub>
        </m:sSub>
        <m:d>
          <m:dPr>
            <m:ctrlPr>
              <w:rPr>
                <w:rFonts w:ascii="Cambria Math" w:hAnsi="Cambria Math"/>
                <w:i/>
              </w:rPr>
            </m:ctrlPr>
          </m:dPr>
          <m:e>
            <m:r>
              <w:rPr>
                <w:rFonts w:ascii="Cambria Math" w:hAnsi="Cambria Math"/>
              </w:rPr>
              <m:t>x</m:t>
            </m:r>
          </m:e>
        </m:d>
      </m:oMath>
      <w:r w:rsidRPr="000B03B0">
        <w:t xml:space="preserve"> é dada pela classe com maior média. </w:t>
      </w:r>
    </w:p>
    <w:p w:rsidR="005332D1" w:rsidRPr="000B03B0" w:rsidRDefault="007C552A" w:rsidP="00594A58">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r>
                <m:rPr>
                  <m:sty m:val="bi"/>
                </m:rPr>
                <w:rPr>
                  <w:rFonts w:ascii="Cambria Math" w:hAnsi="Cambria Math"/>
                </w:rPr>
                <m:t>x</m:t>
              </m:r>
              <m:r>
                <w:rPr>
                  <w:rFonts w:ascii="Cambria Math" w:hAnsi="Cambria Math"/>
                </w:rPr>
                <m:t>)</m:t>
              </m:r>
            </m:e>
          </m:nary>
        </m:oMath>
      </m:oMathPara>
    </w:p>
    <w:p w:rsidR="005332D1" w:rsidRPr="000B03B0" w:rsidRDefault="005332D1" w:rsidP="0002781E">
      <w:pPr>
        <w:pStyle w:val="PargrafodaLista"/>
        <w:numPr>
          <w:ilvl w:val="0"/>
          <w:numId w:val="20"/>
        </w:numPr>
      </w:pPr>
      <w:r w:rsidRPr="00496959">
        <w:rPr>
          <w:b/>
        </w:rPr>
        <w:t>Soma</w:t>
      </w:r>
      <w:r w:rsidRPr="000B03B0">
        <w:t xml:space="preserve">: realiza a soma dos suportes para cada classe, e a decisão final </w:t>
      </w:r>
      <m:oMath>
        <m:sSub>
          <m:sSubPr>
            <m:ctrlPr>
              <w:rPr>
                <w:rFonts w:ascii="Cambria Math" w:hAnsi="Cambria Math"/>
                <w:i/>
              </w:rPr>
            </m:ctrlPr>
          </m:sSubPr>
          <m:e>
            <m:r>
              <w:rPr>
                <w:rFonts w:ascii="Cambria Math" w:hAnsi="Cambria Math"/>
              </w:rPr>
              <m:t>h</m:t>
            </m:r>
          </m:e>
          <m:sub>
            <m:r>
              <w:rPr>
                <w:rFonts w:ascii="Cambria Math" w:hAnsi="Cambria Math"/>
              </w:rPr>
              <m:t>final</m:t>
            </m:r>
          </m:sub>
        </m:sSub>
        <m:d>
          <m:dPr>
            <m:ctrlPr>
              <w:rPr>
                <w:rFonts w:ascii="Cambria Math" w:hAnsi="Cambria Math"/>
                <w:i/>
              </w:rPr>
            </m:ctrlPr>
          </m:dPr>
          <m:e>
            <m:r>
              <w:rPr>
                <w:rFonts w:ascii="Cambria Math" w:hAnsi="Cambria Math"/>
              </w:rPr>
              <m:t>x</m:t>
            </m:r>
          </m:e>
        </m:d>
      </m:oMath>
      <w:r w:rsidRPr="000B03B0">
        <w:t xml:space="preserve"> é dada pela classe com maior soma. Essa regra é equivalente à média.</w:t>
      </w:r>
    </w:p>
    <w:p w:rsidR="005332D1" w:rsidRPr="000B03B0" w:rsidRDefault="007C552A" w:rsidP="00594A58">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r>
                <m:rPr>
                  <m:sty m:val="bi"/>
                </m:rPr>
                <w:rPr>
                  <w:rFonts w:ascii="Cambria Math" w:hAnsi="Cambria Math"/>
                </w:rPr>
                <m:t>x</m:t>
              </m:r>
              <m:r>
                <w:rPr>
                  <w:rFonts w:ascii="Cambria Math" w:hAnsi="Cambria Math"/>
                </w:rPr>
                <m:t>)</m:t>
              </m:r>
            </m:e>
          </m:nary>
        </m:oMath>
      </m:oMathPara>
    </w:p>
    <w:p w:rsidR="005332D1" w:rsidRPr="000B03B0" w:rsidRDefault="005332D1" w:rsidP="0002781E">
      <w:pPr>
        <w:pStyle w:val="PargrafodaLista"/>
        <w:numPr>
          <w:ilvl w:val="0"/>
          <w:numId w:val="20"/>
        </w:numPr>
      </w:pPr>
      <w:r w:rsidRPr="00496959">
        <w:rPr>
          <w:b/>
        </w:rPr>
        <w:t>Produto</w:t>
      </w:r>
      <w:r w:rsidRPr="000B03B0">
        <w:t xml:space="preserve">: multiplica os suportes para cada classe, e atribui a decisão final </w:t>
      </w:r>
      <m:oMath>
        <m:sSub>
          <m:sSubPr>
            <m:ctrlPr>
              <w:rPr>
                <w:rFonts w:ascii="Cambria Math" w:hAnsi="Cambria Math"/>
                <w:i/>
              </w:rPr>
            </m:ctrlPr>
          </m:sSubPr>
          <m:e>
            <m:r>
              <w:rPr>
                <w:rFonts w:ascii="Cambria Math" w:hAnsi="Cambria Math"/>
              </w:rPr>
              <m:t>h</m:t>
            </m:r>
          </m:e>
          <m:sub>
            <m:r>
              <w:rPr>
                <w:rFonts w:ascii="Cambria Math" w:hAnsi="Cambria Math"/>
              </w:rPr>
              <m:t>final</m:t>
            </m:r>
          </m:sub>
        </m:sSub>
        <m:d>
          <m:dPr>
            <m:ctrlPr>
              <w:rPr>
                <w:rFonts w:ascii="Cambria Math" w:hAnsi="Cambria Math"/>
                <w:i/>
              </w:rPr>
            </m:ctrlPr>
          </m:dPr>
          <m:e>
            <m:r>
              <w:rPr>
                <w:rFonts w:ascii="Cambria Math" w:hAnsi="Cambria Math"/>
              </w:rPr>
              <m:t>x</m:t>
            </m:r>
          </m:e>
        </m:d>
      </m:oMath>
      <w:r w:rsidRPr="000B03B0">
        <w:t xml:space="preserve"> para a classe que tiver o maior produto.</w:t>
      </w:r>
    </w:p>
    <w:p w:rsidR="005332D1" w:rsidRPr="000B03B0" w:rsidRDefault="007C552A" w:rsidP="00594A58">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r>
                <m:rPr>
                  <m:sty m:val="bi"/>
                </m:rPr>
                <w:rPr>
                  <w:rFonts w:ascii="Cambria Math" w:hAnsi="Cambria Math"/>
                </w:rPr>
                <m:t>x</m:t>
              </m:r>
              <m:r>
                <w:rPr>
                  <w:rFonts w:ascii="Cambria Math" w:hAnsi="Cambria Math"/>
                </w:rPr>
                <m:t>)</m:t>
              </m:r>
            </m:e>
          </m:nary>
        </m:oMath>
      </m:oMathPara>
    </w:p>
    <w:p w:rsidR="005332D1" w:rsidRPr="000B03B0" w:rsidRDefault="005332D1" w:rsidP="0002781E">
      <w:pPr>
        <w:pStyle w:val="PargrafodaLista"/>
        <w:numPr>
          <w:ilvl w:val="0"/>
          <w:numId w:val="20"/>
        </w:numPr>
      </w:pPr>
      <w:r w:rsidRPr="00496959">
        <w:rPr>
          <w:b/>
        </w:rPr>
        <w:t>Máximo</w:t>
      </w:r>
      <w:r w:rsidRPr="000B03B0">
        <w:t xml:space="preserve">: encontra o suporte máximo para cada classe, e atribui a decisão final </w:t>
      </w:r>
      <m:oMath>
        <m:sSub>
          <m:sSubPr>
            <m:ctrlPr>
              <w:rPr>
                <w:rFonts w:ascii="Cambria Math" w:hAnsi="Cambria Math"/>
                <w:i/>
              </w:rPr>
            </m:ctrlPr>
          </m:sSubPr>
          <m:e>
            <m:r>
              <w:rPr>
                <w:rFonts w:ascii="Cambria Math" w:hAnsi="Cambria Math"/>
              </w:rPr>
              <m:t>h</m:t>
            </m:r>
          </m:e>
          <m:sub>
            <m:r>
              <w:rPr>
                <w:rFonts w:ascii="Cambria Math" w:hAnsi="Cambria Math"/>
              </w:rPr>
              <m:t>final</m:t>
            </m:r>
          </m:sub>
        </m:sSub>
        <m:d>
          <m:dPr>
            <m:ctrlPr>
              <w:rPr>
                <w:rFonts w:ascii="Cambria Math" w:hAnsi="Cambria Math"/>
                <w:i/>
              </w:rPr>
            </m:ctrlPr>
          </m:dPr>
          <m:e>
            <m:r>
              <w:rPr>
                <w:rFonts w:ascii="Cambria Math" w:hAnsi="Cambria Math"/>
              </w:rPr>
              <m:t>x</m:t>
            </m:r>
          </m:e>
        </m:d>
      </m:oMath>
      <w:r w:rsidRPr="000B03B0">
        <w:t xml:space="preserve"> para a classe com o maior suporte máximo.</w:t>
      </w:r>
    </w:p>
    <w:p w:rsidR="005332D1" w:rsidRPr="000B03B0" w:rsidRDefault="007C552A" w:rsidP="00594A58">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i</m:t>
                  </m:r>
                  <m:ctrlPr>
                    <w:rPr>
                      <w:rFonts w:ascii="Cambria Math" w:hAnsi="Cambria Math"/>
                    </w:rPr>
                  </m:ctrlPr>
                </m:lim>
              </m:limLow>
            </m:fName>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r>
                <m:rPr>
                  <m:sty m:val="bi"/>
                </m:rPr>
                <w:rPr>
                  <w:rFonts w:ascii="Cambria Math" w:hAnsi="Cambria Math"/>
                </w:rPr>
                <m:t>x</m:t>
              </m:r>
              <m:r>
                <w:rPr>
                  <w:rFonts w:ascii="Cambria Math" w:hAnsi="Cambria Math"/>
                </w:rPr>
                <m:t>)}</m:t>
              </m:r>
            </m:e>
          </m:func>
          <m:r>
            <w:rPr>
              <w:rFonts w:ascii="Cambria Math" w:hAnsi="Cambria Math"/>
            </w:rPr>
            <m:t xml:space="preserve"> </m:t>
          </m:r>
        </m:oMath>
      </m:oMathPara>
    </w:p>
    <w:p w:rsidR="005332D1" w:rsidRPr="000B03B0" w:rsidRDefault="005332D1" w:rsidP="0002781E">
      <w:pPr>
        <w:pStyle w:val="PargrafodaLista"/>
        <w:numPr>
          <w:ilvl w:val="0"/>
          <w:numId w:val="20"/>
        </w:numPr>
      </w:pPr>
      <w:r w:rsidRPr="00496959">
        <w:rPr>
          <w:b/>
        </w:rPr>
        <w:t>Mínimo</w:t>
      </w:r>
      <w:r w:rsidRPr="000B03B0">
        <w:t xml:space="preserve">: encontra o suporte mínimo para cada classe, e atribui a decisão final </w:t>
      </w:r>
      <m:oMath>
        <m:sSub>
          <m:sSubPr>
            <m:ctrlPr>
              <w:rPr>
                <w:rFonts w:ascii="Cambria Math" w:hAnsi="Cambria Math"/>
                <w:i/>
              </w:rPr>
            </m:ctrlPr>
          </m:sSubPr>
          <m:e>
            <m:r>
              <w:rPr>
                <w:rFonts w:ascii="Cambria Math" w:hAnsi="Cambria Math"/>
              </w:rPr>
              <m:t>h</m:t>
            </m:r>
          </m:e>
          <m:sub>
            <m:r>
              <w:rPr>
                <w:rFonts w:ascii="Cambria Math" w:hAnsi="Cambria Math"/>
              </w:rPr>
              <m:t>final</m:t>
            </m:r>
          </m:sub>
        </m:sSub>
        <m:d>
          <m:dPr>
            <m:ctrlPr>
              <w:rPr>
                <w:rFonts w:ascii="Cambria Math" w:hAnsi="Cambria Math"/>
                <w:i/>
              </w:rPr>
            </m:ctrlPr>
          </m:dPr>
          <m:e>
            <m:r>
              <w:rPr>
                <w:rFonts w:ascii="Cambria Math" w:hAnsi="Cambria Math"/>
              </w:rPr>
              <m:t>x</m:t>
            </m:r>
          </m:e>
        </m:d>
      </m:oMath>
      <w:r w:rsidRPr="000B03B0">
        <w:t xml:space="preserve"> para a classe com o maior suporte mínimo.</w:t>
      </w:r>
    </w:p>
    <w:p w:rsidR="005332D1" w:rsidRPr="000B03B0" w:rsidRDefault="007C552A" w:rsidP="00594A58">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i</m:t>
                  </m:r>
                  <m:ctrlPr>
                    <w:rPr>
                      <w:rFonts w:ascii="Cambria Math" w:hAnsi="Cambria Math"/>
                    </w:rPr>
                  </m:ctrlPr>
                </m:lim>
              </m:limLow>
            </m:fName>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r>
                <m:rPr>
                  <m:sty m:val="bi"/>
                </m:rPr>
                <w:rPr>
                  <w:rFonts w:ascii="Cambria Math" w:hAnsi="Cambria Math"/>
                </w:rPr>
                <m:t>x</m:t>
              </m:r>
              <m:r>
                <w:rPr>
                  <w:rFonts w:ascii="Cambria Math" w:hAnsi="Cambria Math"/>
                </w:rPr>
                <m:t>)}</m:t>
              </m:r>
            </m:e>
          </m:func>
        </m:oMath>
      </m:oMathPara>
    </w:p>
    <w:p w:rsidR="005332D1" w:rsidRPr="000B03B0" w:rsidRDefault="005332D1" w:rsidP="0002781E">
      <w:pPr>
        <w:pStyle w:val="PargrafodaLista"/>
        <w:numPr>
          <w:ilvl w:val="0"/>
          <w:numId w:val="20"/>
        </w:numPr>
      </w:pPr>
      <w:r w:rsidRPr="00496959">
        <w:rPr>
          <w:b/>
        </w:rPr>
        <w:lastRenderedPageBreak/>
        <w:t>Mediana</w:t>
      </w:r>
      <w:r w:rsidRPr="000B03B0">
        <w:t xml:space="preserve">: encontra a mediana dos suportes para cada classe, e atribui a decisão final </w:t>
      </w:r>
      <m:oMath>
        <m:sSub>
          <m:sSubPr>
            <m:ctrlPr>
              <w:rPr>
                <w:rFonts w:ascii="Cambria Math" w:hAnsi="Cambria Math"/>
                <w:i/>
              </w:rPr>
            </m:ctrlPr>
          </m:sSubPr>
          <m:e>
            <m:r>
              <w:rPr>
                <w:rFonts w:ascii="Cambria Math" w:hAnsi="Cambria Math"/>
              </w:rPr>
              <m:t>h</m:t>
            </m:r>
          </m:e>
          <m:sub>
            <m:r>
              <w:rPr>
                <w:rFonts w:ascii="Cambria Math" w:hAnsi="Cambria Math"/>
              </w:rPr>
              <m:t>final</m:t>
            </m:r>
          </m:sub>
        </m:sSub>
        <m:d>
          <m:dPr>
            <m:ctrlPr>
              <w:rPr>
                <w:rFonts w:ascii="Cambria Math" w:hAnsi="Cambria Math"/>
                <w:i/>
              </w:rPr>
            </m:ctrlPr>
          </m:dPr>
          <m:e>
            <m:r>
              <w:rPr>
                <w:rFonts w:ascii="Cambria Math" w:hAnsi="Cambria Math"/>
              </w:rPr>
              <m:t>x</m:t>
            </m:r>
          </m:e>
        </m:d>
      </m:oMath>
      <w:r w:rsidRPr="000B03B0">
        <w:t xml:space="preserve"> para a classe com o maior mediana dos suportes.</w:t>
      </w:r>
    </w:p>
    <w:p w:rsidR="005332D1" w:rsidRPr="000B03B0" w:rsidRDefault="007C552A" w:rsidP="00594A58">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med</m:t>
                  </m:r>
                  <m:ctrlPr>
                    <w:rPr>
                      <w:rFonts w:ascii="Cambria Math" w:hAnsi="Cambria Math"/>
                    </w:rPr>
                  </m:ctrlPr>
                </m:e>
                <m:lim>
                  <m:r>
                    <w:rPr>
                      <w:rFonts w:ascii="Cambria Math" w:hAnsi="Cambria Math"/>
                    </w:rPr>
                    <m:t>i</m:t>
                  </m:r>
                  <m:ctrlPr>
                    <w:rPr>
                      <w:rFonts w:ascii="Cambria Math" w:hAnsi="Cambria Math"/>
                    </w:rPr>
                  </m:ctrlPr>
                </m:lim>
              </m:limLow>
            </m:fName>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r>
                <m:rPr>
                  <m:sty m:val="bi"/>
                </m:rPr>
                <w:rPr>
                  <w:rFonts w:ascii="Cambria Math" w:hAnsi="Cambria Math"/>
                </w:rPr>
                <m:t>x</m:t>
              </m:r>
              <m:r>
                <w:rPr>
                  <w:rFonts w:ascii="Cambria Math" w:hAnsi="Cambria Math"/>
                </w:rPr>
                <m:t>)}</m:t>
              </m:r>
            </m:e>
          </m:func>
        </m:oMath>
      </m:oMathPara>
    </w:p>
    <w:p w:rsidR="005332D1" w:rsidRPr="000B03B0" w:rsidRDefault="005332D1" w:rsidP="0002781E">
      <w:pPr>
        <w:ind w:firstLine="708"/>
      </w:pPr>
      <w:r w:rsidRPr="000B03B0">
        <w:t>A</w:t>
      </w:r>
      <w:r w:rsidR="001E2881">
        <w:t xml:space="preserve"> </w:t>
      </w:r>
      <w:r w:rsidR="001E2881">
        <w:fldChar w:fldCharType="begin"/>
      </w:r>
      <w:r w:rsidR="001E2881">
        <w:instrText xml:space="preserve"> REF _Ref311370549 \h </w:instrText>
      </w:r>
      <w:r w:rsidR="001E2881">
        <w:fldChar w:fldCharType="separate"/>
      </w:r>
      <w:r w:rsidR="007C552A" w:rsidRPr="00F2154D">
        <w:rPr>
          <w:b/>
        </w:rPr>
        <w:t xml:space="preserve">Figura </w:t>
      </w:r>
      <w:r w:rsidR="007C552A">
        <w:rPr>
          <w:b/>
          <w:noProof/>
        </w:rPr>
        <w:t>7</w:t>
      </w:r>
      <w:r w:rsidR="001E2881">
        <w:fldChar w:fldCharType="end"/>
      </w:r>
      <w:r w:rsidRPr="000B03B0">
        <w:t xml:space="preserve"> mostra um exemplo de combinação dos classificadores utilizando as funções algébricas através da matriz </w:t>
      </w:r>
      <m:oMath>
        <m:r>
          <w:rPr>
            <w:rFonts w:ascii="Cambria Math" w:hAnsi="Cambria Math"/>
          </w:rPr>
          <m:t>DP(x)</m:t>
        </m:r>
      </m:oMath>
      <w:r w:rsidRPr="000B03B0">
        <w:t>.</w:t>
      </w:r>
    </w:p>
    <w:p w:rsidR="001E2881" w:rsidRDefault="005332D1" w:rsidP="00F2154D">
      <w:pPr>
        <w:keepNext/>
        <w:jc w:val="center"/>
      </w:pPr>
      <w:r w:rsidRPr="000B03B0">
        <w:rPr>
          <w:noProof/>
          <w:lang w:eastAsia="pt-BR"/>
        </w:rPr>
        <w:drawing>
          <wp:inline distT="0" distB="0" distL="0" distR="0" wp14:anchorId="0B9EB61A" wp14:editId="62BCB0C6">
            <wp:extent cx="2681896" cy="2902830"/>
            <wp:effectExtent l="0" t="0" r="444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81896" cy="2902830"/>
                    </a:xfrm>
                    <a:prstGeom prst="rect">
                      <a:avLst/>
                    </a:prstGeom>
                  </pic:spPr>
                </pic:pic>
              </a:graphicData>
            </a:graphic>
          </wp:inline>
        </w:drawing>
      </w:r>
    </w:p>
    <w:p w:rsidR="005332D1" w:rsidRPr="000B03B0" w:rsidRDefault="001E2881" w:rsidP="00F2154D">
      <w:pPr>
        <w:pStyle w:val="Legenda"/>
        <w:jc w:val="center"/>
      </w:pPr>
      <w:bookmarkStart w:id="57" w:name="_Ref311370549"/>
      <w:bookmarkStart w:id="58" w:name="_Toc311376547"/>
      <w:bookmarkStart w:id="59" w:name="_Toc311376600"/>
      <w:bookmarkStart w:id="60" w:name="_Toc311538011"/>
      <w:r w:rsidRPr="00F2154D">
        <w:rPr>
          <w:b/>
        </w:rPr>
        <w:t xml:space="preserve">Figura </w:t>
      </w:r>
      <w:r w:rsidRPr="00F2154D">
        <w:rPr>
          <w:b/>
        </w:rPr>
        <w:fldChar w:fldCharType="begin"/>
      </w:r>
      <w:r w:rsidRPr="00F2154D">
        <w:rPr>
          <w:b/>
        </w:rPr>
        <w:instrText xml:space="preserve"> SEQ Figura \* ARABIC </w:instrText>
      </w:r>
      <w:r w:rsidRPr="00F2154D">
        <w:rPr>
          <w:b/>
        </w:rPr>
        <w:fldChar w:fldCharType="separate"/>
      </w:r>
      <w:r w:rsidR="007C552A">
        <w:rPr>
          <w:b/>
          <w:noProof/>
        </w:rPr>
        <w:t>7</w:t>
      </w:r>
      <w:r w:rsidRPr="00F2154D">
        <w:rPr>
          <w:b/>
        </w:rPr>
        <w:fldChar w:fldCharType="end"/>
      </w:r>
      <w:bookmarkEnd w:id="57"/>
      <w:r>
        <w:t xml:space="preserve"> </w:t>
      </w:r>
      <w:r w:rsidRPr="00086472">
        <w:t>Problema utilizando um ensemble de três classificadores e várias regras de combinação algébrica.</w:t>
      </w:r>
      <w:bookmarkEnd w:id="58"/>
      <w:bookmarkEnd w:id="59"/>
      <w:bookmarkEnd w:id="60"/>
    </w:p>
    <w:p w:rsidR="005332D1" w:rsidRPr="000B03B0" w:rsidRDefault="005332D1" w:rsidP="0002781E">
      <w:pPr>
        <w:jc w:val="center"/>
      </w:pPr>
    </w:p>
    <w:p w:rsidR="009968DE" w:rsidRDefault="009968DE">
      <w:pPr>
        <w:spacing w:before="0" w:after="200" w:line="276" w:lineRule="auto"/>
        <w:jc w:val="left"/>
      </w:pPr>
      <w:r>
        <w:br w:type="page"/>
      </w:r>
    </w:p>
    <w:p w:rsidR="004C5933" w:rsidRDefault="004C5933">
      <w:pPr>
        <w:spacing w:before="0" w:after="200" w:line="276" w:lineRule="auto"/>
        <w:jc w:val="left"/>
      </w:pPr>
      <w:r>
        <w:lastRenderedPageBreak/>
        <w:br w:type="page"/>
      </w:r>
    </w:p>
    <w:p w:rsidR="00937118" w:rsidRDefault="00937118" w:rsidP="000D0A4F">
      <w:pPr>
        <w:pStyle w:val="TCap"/>
      </w:pPr>
      <w:r w:rsidRPr="007E0B14">
        <w:lastRenderedPageBreak/>
        <w:t>Cap</w:t>
      </w:r>
      <w:r>
        <w:t>í</w:t>
      </w:r>
      <w:r w:rsidRPr="007E0B14">
        <w:t xml:space="preserve">tulo </w:t>
      </w:r>
      <w:r w:rsidRPr="000B03B0">
        <w:t>3</w:t>
      </w:r>
    </w:p>
    <w:p w:rsidR="00937118" w:rsidRPr="000B03B0" w:rsidRDefault="00937118" w:rsidP="000D0A4F">
      <w:pPr>
        <w:pStyle w:val="TSeCap"/>
      </w:pPr>
      <w:bookmarkStart w:id="61" w:name="_Toc311537984"/>
      <w:r w:rsidRPr="000B03B0">
        <w:t>O Método</w:t>
      </w:r>
      <w:bookmarkEnd w:id="61"/>
    </w:p>
    <w:p w:rsidR="00937118" w:rsidRPr="000B03B0" w:rsidRDefault="00937118" w:rsidP="000D0A4F">
      <w:pPr>
        <w:pStyle w:val="TCap3"/>
      </w:pPr>
      <w:bookmarkStart w:id="62" w:name="_Toc311537985"/>
      <w:r w:rsidRPr="000B03B0">
        <w:t>Sistema de seleção dinâmica</w:t>
      </w:r>
      <w:bookmarkEnd w:id="62"/>
    </w:p>
    <w:p w:rsidR="00937118" w:rsidRPr="000B03B0" w:rsidRDefault="00937118" w:rsidP="00937118">
      <w:r w:rsidRPr="000B03B0">
        <w:t>O problema analisado neste trabalho baseia-se no procedimento clássico de seleção dinâmica de classificador (</w:t>
      </w:r>
      <w:r w:rsidRPr="00496959">
        <w:rPr>
          <w:i/>
        </w:rPr>
        <w:t>DCS</w:t>
      </w:r>
      <w:r w:rsidRPr="000B03B0">
        <w:t>), que é divido em três níveis</w:t>
      </w:r>
      <w:r w:rsidR="00824FDD">
        <w:t xml:space="preserve"> </w:t>
      </w:r>
      <w:sdt>
        <w:sdtPr>
          <w:id w:val="1994295709"/>
          <w:citation/>
        </w:sdtPr>
        <w:sdtEndPr/>
        <w:sdtContent>
          <w:r w:rsidR="00824FDD">
            <w:fldChar w:fldCharType="begin"/>
          </w:r>
          <w:r w:rsidR="00824FDD">
            <w:instrText xml:space="preserve"> CITATION Dos08 \l 1046 </w:instrText>
          </w:r>
          <w:r w:rsidR="00824FDD">
            <w:fldChar w:fldCharType="separate"/>
          </w:r>
          <w:r w:rsidR="00824FDD">
            <w:rPr>
              <w:noProof/>
            </w:rPr>
            <w:t>(DOS SANTOS, SABOURIN e MAUPIN, 2008)</w:t>
          </w:r>
          <w:r w:rsidR="00824FDD">
            <w:fldChar w:fldCharType="end"/>
          </w:r>
        </w:sdtContent>
      </w:sdt>
      <w:r w:rsidR="00824FDD" w:rsidRPr="00496959">
        <w:t>:</w:t>
      </w:r>
      <w:r w:rsidRPr="009F592F">
        <w:rPr>
          <w:color w:val="FF0000"/>
        </w:rPr>
        <w:t xml:space="preserve"> </w:t>
      </w:r>
      <w:r w:rsidRPr="000B03B0">
        <w:t>(1) A geração do ensemble que define como os classificadores bases são gerados; (2) Região de competência que define a região na qual serão realizadas a busca pelos melhores classificadores; (3) Seleção dinâmica que define a regra que seleciona o classificador (</w:t>
      </w:r>
      <w:r w:rsidRPr="00496959">
        <w:rPr>
          <w:i/>
        </w:rPr>
        <w:t>DCS</w:t>
      </w:r>
      <w:r w:rsidRPr="000B03B0">
        <w:t>) ou o conjunto de classificadores (</w:t>
      </w:r>
      <w:r w:rsidRPr="00496959">
        <w:rPr>
          <w:i/>
        </w:rPr>
        <w:t>DES</w:t>
      </w:r>
      <w:r w:rsidRPr="000B03B0">
        <w:t xml:space="preserve">), gerados no primeiro nível baseado na informação extraída das regiões definidas no segundo nível. </w:t>
      </w:r>
    </w:p>
    <w:p w:rsidR="00937118" w:rsidRPr="000B03B0" w:rsidRDefault="00937118" w:rsidP="000D0A4F">
      <w:pPr>
        <w:ind w:firstLine="708"/>
      </w:pPr>
      <w:r w:rsidRPr="000B03B0">
        <w:t>O classificador ou o conjunto de classificadores selecionado no terceiro nível é usado para classificar o padrão de consulta. A figura a seguir mostra uma visão geral do sistema de seleção dinâmica de classificador modificado para o uso da seleção de conjunto de classificadores (</w:t>
      </w:r>
      <w:r w:rsidRPr="00496959">
        <w:t>DES</w:t>
      </w:r>
      <w:r w:rsidRPr="000B03B0">
        <w:t>), no terceiro nível.</w:t>
      </w:r>
    </w:p>
    <w:p w:rsidR="00A815DC" w:rsidRDefault="00937118" w:rsidP="009F592F">
      <w:pPr>
        <w:keepNext/>
        <w:jc w:val="center"/>
      </w:pPr>
      <w:r w:rsidRPr="000B03B0">
        <w:rPr>
          <w:noProof/>
          <w:lang w:eastAsia="pt-BR"/>
        </w:rPr>
        <w:lastRenderedPageBreak/>
        <w:drawing>
          <wp:inline distT="0" distB="0" distL="0" distR="0" wp14:anchorId="7BD69802" wp14:editId="72927D22">
            <wp:extent cx="3900052" cy="3445459"/>
            <wp:effectExtent l="0" t="0" r="571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0394" cy="3445761"/>
                    </a:xfrm>
                    <a:prstGeom prst="rect">
                      <a:avLst/>
                    </a:prstGeom>
                    <a:noFill/>
                    <a:ln>
                      <a:noFill/>
                    </a:ln>
                  </pic:spPr>
                </pic:pic>
              </a:graphicData>
            </a:graphic>
          </wp:inline>
        </w:drawing>
      </w:r>
    </w:p>
    <w:p w:rsidR="00937118" w:rsidRPr="000B03B0" w:rsidRDefault="00A815DC" w:rsidP="009F592F">
      <w:pPr>
        <w:pStyle w:val="Legenda"/>
        <w:jc w:val="center"/>
      </w:pPr>
      <w:bookmarkStart w:id="63" w:name="_Toc311538012"/>
      <w:r w:rsidRPr="009F592F">
        <w:rPr>
          <w:b/>
        </w:rPr>
        <w:t xml:space="preserve">Figura </w:t>
      </w:r>
      <w:r w:rsidRPr="009F592F">
        <w:rPr>
          <w:b/>
        </w:rPr>
        <w:fldChar w:fldCharType="begin"/>
      </w:r>
      <w:r w:rsidRPr="009F592F">
        <w:rPr>
          <w:b/>
        </w:rPr>
        <w:instrText xml:space="preserve"> SEQ Figura \* ARABIC </w:instrText>
      </w:r>
      <w:r w:rsidRPr="009F592F">
        <w:rPr>
          <w:b/>
        </w:rPr>
        <w:fldChar w:fldCharType="separate"/>
      </w:r>
      <w:r w:rsidR="007C552A">
        <w:rPr>
          <w:b/>
          <w:noProof/>
        </w:rPr>
        <w:t>8</w:t>
      </w:r>
      <w:r w:rsidRPr="009F592F">
        <w:rPr>
          <w:b/>
        </w:rPr>
        <w:fldChar w:fldCharType="end"/>
      </w:r>
      <w:r>
        <w:t xml:space="preserve"> </w:t>
      </w:r>
      <w:r w:rsidRPr="00A614B4">
        <w:t>Visão geral do sistema de seleção dinâmica de classificador modificado para o uso de seleção dinâmica de ensemble.</w:t>
      </w:r>
      <w:bookmarkEnd w:id="63"/>
    </w:p>
    <w:p w:rsidR="00937118" w:rsidRPr="000B03B0" w:rsidRDefault="00937118" w:rsidP="009F592F">
      <w:pPr>
        <w:ind w:firstLine="708"/>
      </w:pPr>
      <w:r w:rsidRPr="000B03B0">
        <w:t xml:space="preserve">Muitos estudos têm sido realizados no primeiro e no terceiro nível. No primeiro nível, os algoritmos mais utilizados são </w:t>
      </w:r>
      <w:r w:rsidRPr="009F592F">
        <w:rPr>
          <w:i/>
        </w:rPr>
        <w:t>bagging</w:t>
      </w:r>
      <w:r w:rsidRPr="000B03B0">
        <w:t xml:space="preserve">, </w:t>
      </w:r>
      <w:r w:rsidRPr="009F592F">
        <w:rPr>
          <w:i/>
        </w:rPr>
        <w:t>boosting</w:t>
      </w:r>
      <w:r w:rsidRPr="000B03B0">
        <w:t xml:space="preserve"> e </w:t>
      </w:r>
      <w:r w:rsidRPr="009F592F">
        <w:rPr>
          <w:i/>
        </w:rPr>
        <w:t>random subspace</w:t>
      </w:r>
      <w:r w:rsidRPr="000B03B0">
        <w:t xml:space="preserve">. No terceiro nível, Woods propôs o </w:t>
      </w:r>
      <w:r w:rsidRPr="009F592F">
        <w:rPr>
          <w:i/>
        </w:rPr>
        <w:t>DCS-LA</w:t>
      </w:r>
      <w:r w:rsidRPr="000B03B0">
        <w:t xml:space="preserve">. Nesta técnica, a estimativa da precisão de cada classificador na vizinhança do padrão de teste é computada e o classificador com o melhor resultado é selecionado. No entanto, dado o fato que a seleção de um único classificador é muito propenso a erros, alguns trabalhos preferem a seleção de um subconjunto de classificadores. O </w:t>
      </w:r>
      <w:r w:rsidRPr="009F592F">
        <w:rPr>
          <w:i/>
        </w:rPr>
        <w:t>KNORA</w:t>
      </w:r>
      <w:r w:rsidRPr="000B03B0">
        <w:t xml:space="preserve"> proposto por Ko é uma das técnicas mais utilizadas para a seleção dinâmica de ensemble, porém falta uma investigação maior de outras abordagens para a seleção dinâmica de ensemble.</w:t>
      </w:r>
    </w:p>
    <w:p w:rsidR="00937118" w:rsidRPr="000B03B0" w:rsidRDefault="00937118" w:rsidP="000D0A4F">
      <w:pPr>
        <w:ind w:firstLine="708"/>
      </w:pPr>
      <w:r w:rsidRPr="000B03B0">
        <w:t>No segundo nível, pouca atenção tem sido dada a região de competência e como a qualidade da região influencia o resultado. A regra definida para a seleção de classificadores, no terceiro nível, depende da qualidade da informação na região de competência. A seleção dinâmica provavelmente deve falhar se existir muitos padrões de ruído na região de competênci</w:t>
      </w:r>
      <w:r w:rsidR="00824FDD" w:rsidRPr="00824FDD">
        <w:t xml:space="preserve"> </w:t>
      </w:r>
      <w:sdt>
        <w:sdtPr>
          <w:id w:val="742453556"/>
          <w:citation/>
        </w:sdtPr>
        <w:sdtEndPr/>
        <w:sdtContent>
          <w:r w:rsidR="00824FDD">
            <w:fldChar w:fldCharType="begin"/>
          </w:r>
          <w:r w:rsidR="00824FDD">
            <w:instrText xml:space="preserve"> CITATION Cru11 \l 1046 </w:instrText>
          </w:r>
          <w:r w:rsidR="00824FDD">
            <w:fldChar w:fldCharType="separate"/>
          </w:r>
          <w:r w:rsidR="00824FDD">
            <w:rPr>
              <w:noProof/>
            </w:rPr>
            <w:t>(CRUZ, CAVALCANTI e REN, 2011)</w:t>
          </w:r>
          <w:r w:rsidR="00824FDD">
            <w:fldChar w:fldCharType="end"/>
          </w:r>
        </w:sdtContent>
      </w:sdt>
      <w:r w:rsidR="00824FDD" w:rsidRPr="000B03B0">
        <w:t xml:space="preserve"> </w:t>
      </w:r>
      <w:r w:rsidRPr="000B03B0">
        <w:t>a</w:t>
      </w:r>
      <w:r w:rsidR="00824FDD">
        <w:t xml:space="preserve"> </w:t>
      </w:r>
      <w:r w:rsidRPr="000B03B0">
        <w:t>.</w:t>
      </w:r>
    </w:p>
    <w:p w:rsidR="00937118" w:rsidRPr="000B03B0" w:rsidRDefault="00937118" w:rsidP="000D0A4F">
      <w:pPr>
        <w:ind w:firstLine="708"/>
      </w:pPr>
      <w:r w:rsidRPr="000B03B0">
        <w:t xml:space="preserve">Portanto o objetivo deste trabalho é utilizar a abordagem </w:t>
      </w:r>
      <w:r w:rsidRPr="009F592F">
        <w:rPr>
          <w:i/>
        </w:rPr>
        <w:t>DES-FA</w:t>
      </w:r>
      <w:r w:rsidRPr="000B03B0">
        <w:t xml:space="preserve"> descrita </w:t>
      </w:r>
      <w:r w:rsidR="00824FDD">
        <w:t>em</w:t>
      </w:r>
      <w:r w:rsidR="00824FDD" w:rsidRPr="000B03B0">
        <w:t xml:space="preserve"> </w:t>
      </w:r>
      <w:sdt>
        <w:sdtPr>
          <w:id w:val="775601684"/>
          <w:citation/>
        </w:sdtPr>
        <w:sdtEndPr/>
        <w:sdtContent>
          <w:r w:rsidR="00824FDD">
            <w:fldChar w:fldCharType="begin"/>
          </w:r>
          <w:r w:rsidR="00824FDD">
            <w:instrText xml:space="preserve"> CITATION Cru11 \l 1046 </w:instrText>
          </w:r>
          <w:r w:rsidR="00824FDD">
            <w:fldChar w:fldCharType="separate"/>
          </w:r>
          <w:r w:rsidR="00824FDD">
            <w:rPr>
              <w:noProof/>
            </w:rPr>
            <w:t>(CRUZ, CAVALCANTI e REN, 2011)</w:t>
          </w:r>
          <w:r w:rsidR="00824FDD">
            <w:fldChar w:fldCharType="end"/>
          </w:r>
        </w:sdtContent>
      </w:sdt>
      <w:r w:rsidRPr="000B03B0">
        <w:t xml:space="preserve">, para o segundo nível e utilizar diferentes </w:t>
      </w:r>
      <w:r w:rsidRPr="000B03B0">
        <w:lastRenderedPageBreak/>
        <w:t xml:space="preserve">abordagens além do </w:t>
      </w:r>
      <w:r w:rsidRPr="009F592F">
        <w:rPr>
          <w:i/>
        </w:rPr>
        <w:t>KNORA-E</w:t>
      </w:r>
      <w:r w:rsidRPr="000B03B0">
        <w:t xml:space="preserve"> para o terceiro nível. Primeiro, será mostrado o método proposto por </w:t>
      </w:r>
      <w:r w:rsidR="00824FDD" w:rsidRPr="00496959">
        <w:t>Cruz</w:t>
      </w:r>
      <w:r w:rsidRPr="000B03B0">
        <w:t xml:space="preserve"> e como o desempenho de seleção dinâmica fica limitado pela qualidade da região de competência. Um exemplo prático é usado para ilustrar os casos quando o sistema de seleção dinâmica falha por causa de ruídos na região de competência. Depois, será mostrada uma abordagem </w:t>
      </w:r>
      <w:r w:rsidRPr="009F592F">
        <w:rPr>
          <w:i/>
        </w:rPr>
        <w:t>DES</w:t>
      </w:r>
      <w:r w:rsidRPr="000B03B0">
        <w:t xml:space="preserve"> utilizando uma adaptação dos métodos </w:t>
      </w:r>
      <w:r w:rsidRPr="009F592F">
        <w:rPr>
          <w:i/>
        </w:rPr>
        <w:t>DCS-LA</w:t>
      </w:r>
      <w:r w:rsidRPr="000B03B0">
        <w:t xml:space="preserve"> (</w:t>
      </w:r>
      <w:r w:rsidRPr="009F592F">
        <w:rPr>
          <w:i/>
        </w:rPr>
        <w:t>OLA</w:t>
      </w:r>
      <w:r w:rsidRPr="000B03B0">
        <w:t xml:space="preserve"> e </w:t>
      </w:r>
      <w:r w:rsidRPr="009F592F">
        <w:rPr>
          <w:i/>
        </w:rPr>
        <w:t>LCA</w:t>
      </w:r>
      <w:r w:rsidRPr="000B03B0">
        <w:t xml:space="preserve">) baseado no método de seleção de características </w:t>
      </w:r>
      <w:r w:rsidRPr="009F592F">
        <w:rPr>
          <w:i/>
        </w:rPr>
        <w:t>IWSS</w:t>
      </w:r>
      <w:r w:rsidRPr="000B03B0">
        <w:t>.</w:t>
      </w:r>
    </w:p>
    <w:p w:rsidR="00937118" w:rsidRPr="000B03B0" w:rsidRDefault="00937118" w:rsidP="000D0A4F">
      <w:pPr>
        <w:pStyle w:val="TCap3"/>
      </w:pPr>
      <w:bookmarkStart w:id="64" w:name="_Toc311537986"/>
      <w:r w:rsidRPr="000B03B0">
        <w:t>Melhorando a qualidade da região de competência</w:t>
      </w:r>
      <w:bookmarkEnd w:id="64"/>
    </w:p>
    <w:p w:rsidR="00937118" w:rsidRPr="000B03B0" w:rsidRDefault="00937118" w:rsidP="00937118">
      <w:r w:rsidRPr="000B03B0">
        <w:t>A abordagem proposta por</w:t>
      </w:r>
      <w:r w:rsidR="00824FDD">
        <w:t xml:space="preserve"> Cruz</w:t>
      </w:r>
      <w:r w:rsidRPr="000B03B0">
        <w:t xml:space="preserve"> sugere uma nova técnica de seleção dinâmica de ensemble que permite alcançar resultados mais precisos melhorando a qualidade das regiões de competência. Isto é feito usando duas estratégias: uma é um filtro que remove as amostras que são consideradas ruído, criando uma fronteira de decisão suave. A outra é uma versão adaptativa do algoritmo </w:t>
      </w:r>
      <w:r w:rsidRPr="009F592F">
        <w:rPr>
          <w:i/>
        </w:rPr>
        <w:t>k-NN</w:t>
      </w:r>
      <w:r w:rsidRPr="000B03B0">
        <w:t xml:space="preserve"> que usa pesos para indicar se um padrão está perto de padrões de classes diferentes ou não. O objetivo é eliminar os padrões de ruídos antes da execução da seleção dinâmica (terceiro nível), melhorando assim o desempenho geral do sistema.</w:t>
      </w:r>
    </w:p>
    <w:p w:rsidR="00937118" w:rsidRPr="000B03B0" w:rsidRDefault="00937118" w:rsidP="009F592F">
      <w:pPr>
        <w:ind w:firstLine="357"/>
      </w:pPr>
      <w:r w:rsidRPr="000B03B0">
        <w:t>Com intenção de mostrar a eficiência dessa abordagem será visto que o desempenho da técnica de seleção fica limitado pelo desempenho do algoritmo que cria a região de competência. Depois disso, será mostrado que essa abordagem não só aumenta a taxa de reconhecimento, como também diminui o tempo computacional, uma vez que torna mais fácil para o sistema selecionar os classificadores.</w:t>
      </w:r>
    </w:p>
    <w:p w:rsidR="00937118" w:rsidRPr="000B03B0" w:rsidRDefault="00937118" w:rsidP="000D0A4F">
      <w:pPr>
        <w:pStyle w:val="TCap32"/>
      </w:pPr>
      <w:bookmarkStart w:id="65" w:name="_Toc311537987"/>
      <w:r w:rsidRPr="000B03B0">
        <w:t>Análise da influência da região de competência</w:t>
      </w:r>
      <w:bookmarkEnd w:id="65"/>
    </w:p>
    <w:p w:rsidR="00937118" w:rsidRPr="000B03B0" w:rsidRDefault="00937118" w:rsidP="00937118">
      <w:r w:rsidRPr="000B03B0">
        <w:t xml:space="preserve">Para analisar a influência da região de competência no sistema de seleção dinâmica, foi utilizado o algoritmo </w:t>
      </w:r>
      <w:r w:rsidRPr="009F592F">
        <w:rPr>
          <w:i/>
        </w:rPr>
        <w:t>KNORA-Eliminate</w:t>
      </w:r>
      <w:r w:rsidRPr="000B03B0">
        <w:t xml:space="preserve"> visto que ele tem um desempenho ligeiramente melhor que outros algoritmos de seleção dinâmica</w:t>
      </w:r>
      <w:r w:rsidR="00824FDD">
        <w:t xml:space="preserve"> </w:t>
      </w:r>
      <w:sdt>
        <w:sdtPr>
          <w:id w:val="-64651293"/>
          <w:citation/>
        </w:sdtPr>
        <w:sdtEndPr/>
        <w:sdtContent>
          <w:r w:rsidR="00824FDD">
            <w:fldChar w:fldCharType="begin"/>
          </w:r>
          <w:r w:rsidR="00824FDD">
            <w:instrText xml:space="preserve"> CITATION KoA08 \l 1046 </w:instrText>
          </w:r>
          <w:r w:rsidR="00824FDD">
            <w:fldChar w:fldCharType="separate"/>
          </w:r>
          <w:r w:rsidR="00824FDD">
            <w:rPr>
              <w:noProof/>
            </w:rPr>
            <w:t>(KO, SABOURIN e JR., 2008)</w:t>
          </w:r>
          <w:r w:rsidR="00824FDD">
            <w:fldChar w:fldCharType="end"/>
          </w:r>
        </w:sdtContent>
      </w:sdt>
      <w:r w:rsidR="00824FDD" w:rsidRPr="00496959">
        <w:t>.</w:t>
      </w:r>
      <w:r w:rsidRPr="009F592F">
        <w:rPr>
          <w:color w:val="FF0000"/>
        </w:rPr>
        <w:t xml:space="preserve"> </w:t>
      </w:r>
      <w:r w:rsidRPr="000B03B0">
        <w:t>Em seguida será visto um exemplo prático da influência da qualidade da região de competência.</w:t>
      </w:r>
    </w:p>
    <w:p w:rsidR="00937118" w:rsidRPr="000B03B0" w:rsidRDefault="00937118" w:rsidP="000D0A4F">
      <w:pPr>
        <w:pStyle w:val="TCap321"/>
      </w:pPr>
      <w:bookmarkStart w:id="66" w:name="_Toc311537988"/>
      <w:r w:rsidRPr="000B03B0">
        <w:t>KNORA-Eliminate</w:t>
      </w:r>
      <w:bookmarkEnd w:id="66"/>
    </w:p>
    <w:p w:rsidR="00937118" w:rsidRPr="000B03B0" w:rsidRDefault="00937118" w:rsidP="00937118">
      <w:r w:rsidRPr="000B03B0">
        <w:t xml:space="preserve">Esta abordagem explora o conceito </w:t>
      </w:r>
      <w:r w:rsidRPr="009F592F">
        <w:rPr>
          <w:i/>
        </w:rPr>
        <w:t>Oracle</w:t>
      </w:r>
      <w:r w:rsidRPr="000B03B0">
        <w:t xml:space="preserve"> selecionando dinamicamente os classificadores. Dado que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B03B0">
        <w:t xml:space="preserve">, </w:t>
      </w:r>
      <m:oMath>
        <m:r>
          <w:rPr>
            <w:rFonts w:ascii="Cambria Math" w:hAnsi="Cambria Math"/>
          </w:rPr>
          <m:t>i=1,…, k</m:t>
        </m:r>
      </m:oMath>
      <w:r w:rsidRPr="000B03B0">
        <w:t xml:space="preserve">, são os </w:t>
      </w:r>
      <m:oMath>
        <m:r>
          <w:rPr>
            <w:rFonts w:ascii="Cambria Math" w:hAnsi="Cambria Math"/>
          </w:rPr>
          <m:t>k</m:t>
        </m:r>
      </m:oMath>
      <w:r w:rsidRPr="000B03B0">
        <w:t xml:space="preserve"> vizinhos mais próximos do padrão de </w:t>
      </w:r>
      <w:r w:rsidRPr="000B03B0">
        <w:lastRenderedPageBreak/>
        <w:t xml:space="preserve">teste </w:t>
      </w:r>
      <m:oMath>
        <m:r>
          <w:rPr>
            <w:rFonts w:ascii="Cambria Math" w:hAnsi="Cambria Math"/>
          </w:rPr>
          <m:t>X</m:t>
        </m:r>
      </m:oMath>
      <w:r w:rsidRPr="000B03B0">
        <w:t xml:space="preserve"> e um ensemble de </w:t>
      </w:r>
      <m:oMath>
        <m:r>
          <w:rPr>
            <w:rFonts w:ascii="Cambria Math" w:hAnsi="Cambria Math"/>
          </w:rPr>
          <m:t>L</m:t>
        </m:r>
      </m:oMath>
      <w:r w:rsidRPr="000B03B0">
        <w:t xml:space="preserve"> classificadores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0B03B0">
        <w:t xml:space="preserve">, </w:t>
      </w:r>
      <m:oMath>
        <m:r>
          <w:rPr>
            <w:rFonts w:ascii="Cambria Math" w:hAnsi="Cambria Math"/>
          </w:rPr>
          <m:t>j=1,…, L</m:t>
        </m:r>
      </m:oMath>
      <w:r w:rsidRPr="000B03B0">
        <w:t xml:space="preserve">, o ensemble dinâmico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Pr="000B03B0">
        <w:t xml:space="preserve"> é composto pelos classificadores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0B03B0">
        <w:t xml:space="preserve"> que classificam corretamente cada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B03B0">
        <w:t xml:space="preserve">. Os classificadores que erram na classificação de qualquer um dos </w:t>
      </w:r>
      <m:oMath>
        <m:r>
          <w:rPr>
            <w:rFonts w:ascii="Cambria Math" w:hAnsi="Cambria Math"/>
          </w:rPr>
          <m:t>k</m:t>
        </m:r>
      </m:oMath>
      <w:r w:rsidRPr="000B03B0">
        <w:t xml:space="preserve"> vizinhos são eliminados. Se nenhum classificador pode classificar corretamente todos os vizinhos, o valor de </w:t>
      </w:r>
      <m:oMath>
        <m:r>
          <w:rPr>
            <w:rFonts w:ascii="Cambria Math" w:hAnsi="Cambria Math"/>
          </w:rPr>
          <m:t>k</m:t>
        </m:r>
      </m:oMath>
      <w:r w:rsidRPr="000B03B0">
        <w:t xml:space="preserve"> é diminuído e o método continua a procurar até pelo menos um classificador classificar corretamente todos os vizinhos. Se no final o algoritmo não encontrar nenhum classificador, todos os classificadores de </w:t>
      </w:r>
      <m:oMath>
        <m:r>
          <w:rPr>
            <w:rFonts w:ascii="Cambria Math" w:hAnsi="Cambria Math"/>
          </w:rPr>
          <m:t>L</m:t>
        </m:r>
      </m:oMath>
      <w:r w:rsidRPr="000B03B0">
        <w:t xml:space="preserve"> são usados para dar a resposta final.</w:t>
      </w:r>
    </w:p>
    <w:p w:rsidR="00937118" w:rsidRPr="000B03B0" w:rsidRDefault="00937118" w:rsidP="000D0A4F">
      <w:pPr>
        <w:ind w:firstLine="357"/>
      </w:pPr>
      <w:r w:rsidRPr="000B03B0">
        <w:t>Uma vantagem deste método é que o número de vizinhos não é fixo, embora pode somente diminuir. No entanto, o custo da redução da vizinhança e o método para recalcular são computacionalmente caros. Como as outras técnicas de seleção dinâmica, este método é dependente da qualidade dos padrões vizinhos.</w:t>
      </w:r>
    </w:p>
    <w:p w:rsidR="00937118" w:rsidRPr="000B03B0" w:rsidRDefault="00937118" w:rsidP="000D0A4F">
      <w:pPr>
        <w:pStyle w:val="TCap321"/>
      </w:pPr>
      <w:bookmarkStart w:id="67" w:name="_Toc311537989"/>
      <w:r w:rsidRPr="000B03B0">
        <w:t>Análise</w:t>
      </w:r>
      <w:bookmarkEnd w:id="67"/>
    </w:p>
    <w:p w:rsidR="00937118" w:rsidRDefault="00937118" w:rsidP="00937118">
      <w:r w:rsidRPr="000B03B0">
        <w:t xml:space="preserve">Para demonstrar o problema que as técnicas de seleção dinâmica têm com a qualidade da região de competência, será mostrado abaixo um experimento usando um ensemble de 10 perceptrons gerados usando o algoritmo bagging.  Foi utilizado o valor da vizinhança </w:t>
      </w:r>
      <m:oMath>
        <m:r>
          <w:rPr>
            <w:rFonts w:ascii="Cambria Math" w:hAnsi="Cambria Math"/>
          </w:rPr>
          <m:t>k=7</m:t>
        </m:r>
      </m:oMath>
      <w:r w:rsidRPr="000B03B0">
        <w:t>. A</w:t>
      </w:r>
      <w:r w:rsidR="001E2881">
        <w:t xml:space="preserve"> </w:t>
      </w:r>
      <w:r w:rsidR="001E2881">
        <w:fldChar w:fldCharType="begin"/>
      </w:r>
      <w:r w:rsidR="001E2881">
        <w:instrText xml:space="preserve"> REF _Ref311370668 \h </w:instrText>
      </w:r>
      <w:r w:rsidR="001E2881">
        <w:fldChar w:fldCharType="separate"/>
      </w:r>
      <w:r w:rsidR="007C552A" w:rsidRPr="00F2154D">
        <w:rPr>
          <w:b/>
        </w:rPr>
        <w:t xml:space="preserve">Figura </w:t>
      </w:r>
      <w:r w:rsidR="007C552A">
        <w:rPr>
          <w:b/>
          <w:noProof/>
        </w:rPr>
        <w:t>9</w:t>
      </w:r>
      <w:r w:rsidR="001E2881">
        <w:fldChar w:fldCharType="end"/>
      </w:r>
      <w:r w:rsidRPr="000B03B0">
        <w:t xml:space="preserve"> mostra os erros de classificação obtidos pelo KNORA-E para a base Banana. A </w:t>
      </w:r>
      <w:r w:rsidR="001E2881">
        <w:fldChar w:fldCharType="begin"/>
      </w:r>
      <w:r w:rsidR="001E2881">
        <w:instrText xml:space="preserve"> REF _Ref311370668 \h </w:instrText>
      </w:r>
      <w:r w:rsidR="001E2881">
        <w:fldChar w:fldCharType="separate"/>
      </w:r>
      <w:r w:rsidR="007C552A" w:rsidRPr="00F2154D">
        <w:rPr>
          <w:b/>
        </w:rPr>
        <w:t xml:space="preserve">Figura </w:t>
      </w:r>
      <w:r w:rsidR="007C552A">
        <w:rPr>
          <w:b/>
          <w:noProof/>
        </w:rPr>
        <w:t>9</w:t>
      </w:r>
      <w:r w:rsidR="001E2881">
        <w:fldChar w:fldCharType="end"/>
      </w:r>
      <w:r w:rsidRPr="000B03B0">
        <w:t xml:space="preserve"> (a) mostra a forma dos dados da base Banana. A </w:t>
      </w:r>
      <w:r w:rsidR="001E2881">
        <w:fldChar w:fldCharType="begin"/>
      </w:r>
      <w:r w:rsidR="001E2881">
        <w:instrText xml:space="preserve"> REF _Ref311370668 \h </w:instrText>
      </w:r>
      <w:r w:rsidR="001E2881">
        <w:fldChar w:fldCharType="separate"/>
      </w:r>
      <w:r w:rsidR="007C552A" w:rsidRPr="00F2154D">
        <w:rPr>
          <w:b/>
        </w:rPr>
        <w:t xml:space="preserve">Figura </w:t>
      </w:r>
      <w:r w:rsidR="007C552A">
        <w:rPr>
          <w:b/>
          <w:noProof/>
        </w:rPr>
        <w:t>9</w:t>
      </w:r>
      <w:r w:rsidR="001E2881">
        <w:fldChar w:fldCharType="end"/>
      </w:r>
      <w:r w:rsidRPr="000B03B0">
        <w:t xml:space="preserve"> (b) mostra os erros obtidos na base (em vermelho) e o conjunto de validação (em azul). O conjunto de validação é usado para computar a região de competência. A </w:t>
      </w:r>
      <w:r w:rsidR="001E2881">
        <w:fldChar w:fldCharType="begin"/>
      </w:r>
      <w:r w:rsidR="001E2881">
        <w:instrText xml:space="preserve"> REF _Ref311370668 \h </w:instrText>
      </w:r>
      <w:r w:rsidR="001E2881">
        <w:fldChar w:fldCharType="separate"/>
      </w:r>
      <w:r w:rsidR="007C552A" w:rsidRPr="00F2154D">
        <w:rPr>
          <w:b/>
        </w:rPr>
        <w:t xml:space="preserve">Figura </w:t>
      </w:r>
      <w:r w:rsidR="007C552A">
        <w:rPr>
          <w:b/>
          <w:noProof/>
        </w:rPr>
        <w:t>9</w:t>
      </w:r>
      <w:r w:rsidR="001E2881">
        <w:fldChar w:fldCharType="end"/>
      </w:r>
      <w:r w:rsidRPr="000B03B0">
        <w:t xml:space="preserve"> (c) mostra alguns padrões da classe </w:t>
      </w:r>
      <m:oMath>
        <m:r>
          <w:rPr>
            <w:rFonts w:ascii="Cambria Math" w:hAnsi="Cambria Math"/>
          </w:rPr>
          <m:t>*</m:t>
        </m:r>
      </m:oMath>
      <w:r w:rsidRPr="000B03B0">
        <w:t xml:space="preserve"> (em vermelho) que embora eles estejam mais próximos da média da classe, eles foram classificados erroneamente porque existe um padrão da outra classe </w:t>
      </w:r>
      <m:oMath>
        <m:r>
          <w:rPr>
            <w:rFonts w:ascii="Cambria Math" w:hAnsi="Cambria Math"/>
          </w:rPr>
          <m:t>+</m:t>
        </m:r>
      </m:oMath>
      <w:r w:rsidRPr="000B03B0">
        <w:t xml:space="preserve"> entre eles. Este padrão está mais perto da média da média da outra classe </w:t>
      </w:r>
      <m:oMath>
        <m:r>
          <w:rPr>
            <w:rFonts w:ascii="Cambria Math" w:hAnsi="Cambria Math"/>
          </w:rPr>
          <m:t>*</m:t>
        </m:r>
      </m:oMath>
      <w:r w:rsidRPr="000B03B0">
        <w:t xml:space="preserve"> do que a média da própria classe </w:t>
      </w:r>
      <m:oMath>
        <m:r>
          <w:rPr>
            <w:rFonts w:ascii="Cambria Math" w:hAnsi="Cambria Math"/>
          </w:rPr>
          <m:t>+</m:t>
        </m:r>
      </m:oMath>
      <w:r w:rsidRPr="000B03B0">
        <w:t>. Portanto, ele pode ser considerado um ruído.</w:t>
      </w:r>
    </w:p>
    <w:p w:rsidR="00115436" w:rsidRPr="000B03B0" w:rsidRDefault="00115436" w:rsidP="000D0A4F">
      <w:pPr>
        <w:jc w:val="center"/>
      </w:pPr>
    </w:p>
    <w:p w:rsidR="00115436" w:rsidRPr="000B03B0" w:rsidRDefault="00937118" w:rsidP="00F2154D">
      <w:pPr>
        <w:jc w:val="center"/>
      </w:pPr>
      <w:r w:rsidRPr="000B03B0">
        <w:rPr>
          <w:noProof/>
          <w:lang w:eastAsia="pt-BR"/>
        </w:rPr>
        <w:lastRenderedPageBreak/>
        <w:drawing>
          <wp:inline distT="0" distB="0" distL="0" distR="0" wp14:anchorId="78D77DA8" wp14:editId="7DFC7D0E">
            <wp:extent cx="3064808" cy="2823667"/>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4777" cy="2823638"/>
                    </a:xfrm>
                    <a:prstGeom prst="rect">
                      <a:avLst/>
                    </a:prstGeom>
                    <a:noFill/>
                    <a:ln>
                      <a:noFill/>
                    </a:ln>
                  </pic:spPr>
                </pic:pic>
              </a:graphicData>
            </a:graphic>
          </wp:inline>
        </w:drawing>
      </w:r>
      <w:r w:rsidR="001E2881">
        <w:br/>
      </w:r>
    </w:p>
    <w:p w:rsidR="00937118" w:rsidRPr="000B03B0" w:rsidRDefault="00937118" w:rsidP="00F2154D">
      <w:pPr>
        <w:keepNext/>
        <w:jc w:val="center"/>
      </w:pPr>
      <w:r w:rsidRPr="000B03B0">
        <w:rPr>
          <w:noProof/>
          <w:lang w:eastAsia="pt-BR"/>
        </w:rPr>
        <w:drawing>
          <wp:anchor distT="0" distB="0" distL="114300" distR="114300" simplePos="0" relativeHeight="251661312" behindDoc="0" locked="0" layoutInCell="1" allowOverlap="1" wp14:anchorId="5A5678FF" wp14:editId="426CB2AB">
            <wp:simplePos x="0" y="0"/>
            <wp:positionH relativeFrom="column">
              <wp:posOffset>635</wp:posOffset>
            </wp:positionH>
            <wp:positionV relativeFrom="paragraph">
              <wp:posOffset>-1905</wp:posOffset>
            </wp:positionV>
            <wp:extent cx="2710815" cy="2587625"/>
            <wp:effectExtent l="0" t="0" r="0" b="317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0815" cy="2587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03B0">
        <w:rPr>
          <w:noProof/>
          <w:lang w:eastAsia="pt-BR"/>
        </w:rPr>
        <w:drawing>
          <wp:inline distT="0" distB="0" distL="0" distR="0" wp14:anchorId="5F0F1067" wp14:editId="5FF527CB">
            <wp:extent cx="2790908" cy="2622508"/>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0954" cy="2622551"/>
                    </a:xfrm>
                    <a:prstGeom prst="rect">
                      <a:avLst/>
                    </a:prstGeom>
                    <a:noFill/>
                    <a:ln>
                      <a:noFill/>
                    </a:ln>
                  </pic:spPr>
                </pic:pic>
              </a:graphicData>
            </a:graphic>
          </wp:inline>
        </w:drawing>
      </w:r>
    </w:p>
    <w:p w:rsidR="001E2881" w:rsidRDefault="001E2881" w:rsidP="00F2154D">
      <w:pPr>
        <w:pStyle w:val="Legenda"/>
        <w:jc w:val="center"/>
      </w:pPr>
      <w:bookmarkStart w:id="68" w:name="_Ref311370668"/>
      <w:bookmarkStart w:id="69" w:name="_Toc311376548"/>
      <w:bookmarkStart w:id="70" w:name="_Toc311376601"/>
      <w:bookmarkStart w:id="71" w:name="_Toc311538013"/>
      <w:r w:rsidRPr="00F2154D">
        <w:rPr>
          <w:b/>
        </w:rPr>
        <w:t xml:space="preserve">Figura </w:t>
      </w:r>
      <w:r w:rsidRPr="00F2154D">
        <w:rPr>
          <w:b/>
        </w:rPr>
        <w:fldChar w:fldCharType="begin"/>
      </w:r>
      <w:r w:rsidRPr="00F2154D">
        <w:rPr>
          <w:b/>
        </w:rPr>
        <w:instrText xml:space="preserve"> SEQ Figura \* ARABIC </w:instrText>
      </w:r>
      <w:r w:rsidRPr="00F2154D">
        <w:rPr>
          <w:b/>
        </w:rPr>
        <w:fldChar w:fldCharType="separate"/>
      </w:r>
      <w:r w:rsidR="007C552A">
        <w:rPr>
          <w:b/>
          <w:noProof/>
        </w:rPr>
        <w:t>9</w:t>
      </w:r>
      <w:r w:rsidRPr="00F2154D">
        <w:rPr>
          <w:b/>
        </w:rPr>
        <w:fldChar w:fldCharType="end"/>
      </w:r>
      <w:bookmarkEnd w:id="68"/>
      <w:r>
        <w:t xml:space="preserve"> </w:t>
      </w:r>
      <w:r w:rsidRPr="001C6B71">
        <w:t>Problemas com a informação da vizinhança.</w:t>
      </w:r>
      <w:bookmarkEnd w:id="69"/>
      <w:bookmarkEnd w:id="70"/>
      <w:bookmarkEnd w:id="71"/>
    </w:p>
    <w:p w:rsidR="00937118" w:rsidRPr="000B03B0" w:rsidRDefault="00937118" w:rsidP="00496959">
      <w:pPr>
        <w:ind w:firstLine="357"/>
      </w:pPr>
      <w:r w:rsidRPr="000B03B0">
        <w:t xml:space="preserve">Os sistemas de seleção dinâmica falham quando situações como esta acontecem. Quando há padrões ruidosos perto do padrão de consulta, os sistemas acabam selecionando os classificadores errados porque o classificador reconhece aqueles padrões de ruídos e, portanto alcançam uma maior precisão na vizinhança com probabilidade de ter </w:t>
      </w:r>
      <w:r w:rsidRPr="00F2154D">
        <w:rPr>
          <w:i/>
        </w:rPr>
        <w:t>overfitting</w:t>
      </w:r>
      <w:r w:rsidRPr="000B03B0">
        <w:t xml:space="preserve"> na região. Isso explica porque os métodos de seleção são limitados ao desempenho do algoritmo que define a região de competência. Assim, se melhorar a qualidade dos padrões vizinhos, o desempenho do método de seleção </w:t>
      </w:r>
      <w:r w:rsidRPr="000B03B0">
        <w:lastRenderedPageBreak/>
        <w:t>dinâmica de classificador/</w:t>
      </w:r>
      <w:r w:rsidRPr="00F2154D">
        <w:rPr>
          <w:i/>
        </w:rPr>
        <w:t>ensemble</w:t>
      </w:r>
      <w:r w:rsidRPr="000B03B0">
        <w:t xml:space="preserve"> também irá melhorar. Este é um ponto importante para melhorar a taxa de reconhecimento do sistema, que não recebeu muita atenção.</w:t>
      </w:r>
    </w:p>
    <w:p w:rsidR="00937118" w:rsidRPr="000B03B0" w:rsidRDefault="00937118" w:rsidP="000D0A4F">
      <w:pPr>
        <w:pStyle w:val="TCap32"/>
      </w:pPr>
      <w:bookmarkStart w:id="72" w:name="_Toc311537990"/>
      <w:r w:rsidRPr="000B03B0">
        <w:t>A abordagem DES-FA</w:t>
      </w:r>
      <w:bookmarkEnd w:id="72"/>
    </w:p>
    <w:p w:rsidR="00937118" w:rsidRPr="000B03B0" w:rsidRDefault="00937118" w:rsidP="00937118">
      <w:r w:rsidRPr="000B03B0">
        <w:t xml:space="preserve">Nesta seção serão descritas as ideias para melhorar a qualidade dos padrões vizinhos e consequentemente a seleção dinâmica. Duas técnicas foram usadas. Primeiro, é aplicado um filtro para a redução de ruído ao conjunto de validação (dados onde às regiões de competências são computadas) para remover os ruídos. Este passo é feito durante a etapa de treinamento. Depois disso, uma variação do algoritmo </w:t>
      </w:r>
      <w:r w:rsidRPr="009F592F">
        <w:rPr>
          <w:i/>
        </w:rPr>
        <w:t>k-NN</w:t>
      </w:r>
      <w:r w:rsidRPr="000B03B0">
        <w:t xml:space="preserve"> é usada a fim de melhorar a qualidade dos vizinhos computados. A</w:t>
      </w:r>
      <w:r w:rsidR="001E2881">
        <w:t xml:space="preserve"> </w:t>
      </w:r>
      <w:r w:rsidR="001E2881">
        <w:fldChar w:fldCharType="begin"/>
      </w:r>
      <w:r w:rsidR="001E2881">
        <w:instrText xml:space="preserve"> REF _Ref311370813 \h </w:instrText>
      </w:r>
      <w:r w:rsidR="001E2881">
        <w:fldChar w:fldCharType="separate"/>
      </w:r>
      <w:r w:rsidR="007C552A" w:rsidRPr="00F2154D">
        <w:rPr>
          <w:b/>
        </w:rPr>
        <w:t xml:space="preserve">Figura </w:t>
      </w:r>
      <w:r w:rsidR="007C552A">
        <w:rPr>
          <w:b/>
          <w:noProof/>
        </w:rPr>
        <w:t>10</w:t>
      </w:r>
      <w:r w:rsidR="001E2881">
        <w:fldChar w:fldCharType="end"/>
      </w:r>
      <w:r w:rsidRPr="000B03B0">
        <w:t xml:space="preserve"> mostra uma visão geral do sistema proposto. </w:t>
      </w:r>
      <m:oMath>
        <m:r>
          <w:rPr>
            <w:rFonts w:ascii="Cambria Math" w:hAnsi="Cambria Math"/>
          </w:rPr>
          <m:t>T</m:t>
        </m:r>
      </m:oMath>
      <w:r w:rsidRPr="000B03B0">
        <w:t xml:space="preserve"> é o conjunto de treinamento, </w:t>
      </w:r>
      <m:oMath>
        <m:r>
          <w:rPr>
            <w:rFonts w:ascii="Cambria Math" w:hAnsi="Cambria Math"/>
          </w:rPr>
          <m:t>V</m:t>
        </m:r>
      </m:oMath>
      <w:r w:rsidRPr="000B03B0">
        <w:t xml:space="preserve"> o conjunto de validação e </w:t>
      </w:r>
      <m:oMath>
        <m:r>
          <w:rPr>
            <w:rFonts w:ascii="Cambria Math" w:hAnsi="Cambria Math"/>
          </w:rPr>
          <m:t>G</m:t>
        </m:r>
      </m:oMath>
      <w:r w:rsidRPr="000B03B0">
        <w:t xml:space="preserve"> os dados de teste (generalização). Durante o estágio de treinamento, o ensemble </w:t>
      </w:r>
      <m:oMath>
        <m:r>
          <w:rPr>
            <w:rFonts w:ascii="Cambria Math" w:hAnsi="Cambria Math"/>
          </w:rPr>
          <m:t>E={</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oMath>
      <w:r w:rsidRPr="000B03B0">
        <w:t xml:space="preserve"> é gerado usando conjunto de dados </w:t>
      </w:r>
      <m:oMath>
        <m:r>
          <w:rPr>
            <w:rFonts w:ascii="Cambria Math" w:hAnsi="Cambria Math"/>
          </w:rPr>
          <m:t>T</m:t>
        </m:r>
      </m:oMath>
      <w:r w:rsidRPr="000B03B0">
        <w:t xml:space="preserve">. O filtro </w:t>
      </w:r>
      <w:r w:rsidRPr="009F592F">
        <w:rPr>
          <w:i/>
        </w:rPr>
        <w:t>ENN</w:t>
      </w:r>
      <w:r w:rsidRPr="000B03B0">
        <w:t xml:space="preserve"> (</w:t>
      </w:r>
      <w:r w:rsidRPr="00496959">
        <w:rPr>
          <w:i/>
        </w:rPr>
        <w:t>Edited Nearest Neighbor</w:t>
      </w:r>
      <w:r w:rsidRPr="000B03B0">
        <w:t xml:space="preserve">) é aplicado aos dados de validação </w:t>
      </w:r>
      <m:oMath>
        <m:r>
          <w:rPr>
            <w:rFonts w:ascii="Cambria Math" w:hAnsi="Cambria Math"/>
          </w:rPr>
          <m:t>V</m:t>
        </m:r>
      </m:oMath>
      <w:r w:rsidRPr="000B03B0">
        <w:t xml:space="preserve"> gerando o conjunto de dados </w:t>
      </w:r>
      <m:oMath>
        <m:r>
          <w:rPr>
            <w:rFonts w:ascii="Cambria Math" w:hAnsi="Cambria Math"/>
          </w:rPr>
          <m:t>V'</m:t>
        </m:r>
      </m:oMath>
      <w:r w:rsidRPr="000B03B0">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V</m:t>
            </m:r>
          </m:e>
        </m:d>
      </m:oMath>
      <w:r w:rsidRPr="000B03B0">
        <w:t xml:space="preserve">. O filtro </w:t>
      </w:r>
      <w:r w:rsidRPr="009F592F">
        <w:rPr>
          <w:i/>
        </w:rPr>
        <w:t>ENN</w:t>
      </w:r>
      <w:r w:rsidRPr="000B03B0">
        <w:t xml:space="preserve"> trabalha eliminando o ruído nas fronteiras de decisão. Portanto, o algoritmo produz uma fronteira de decisão suave.</w:t>
      </w:r>
    </w:p>
    <w:p w:rsidR="001E2881" w:rsidRDefault="00937118" w:rsidP="00F2154D">
      <w:pPr>
        <w:keepNext/>
        <w:jc w:val="center"/>
      </w:pPr>
      <w:r w:rsidRPr="000B03B0">
        <w:rPr>
          <w:noProof/>
          <w:lang w:eastAsia="pt-BR"/>
        </w:rPr>
        <w:drawing>
          <wp:inline distT="0" distB="0" distL="0" distR="0" wp14:anchorId="5B04718F" wp14:editId="54855A7B">
            <wp:extent cx="4921923" cy="3172861"/>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21923" cy="3172861"/>
                    </a:xfrm>
                    <a:prstGeom prst="rect">
                      <a:avLst/>
                    </a:prstGeom>
                  </pic:spPr>
                </pic:pic>
              </a:graphicData>
            </a:graphic>
          </wp:inline>
        </w:drawing>
      </w:r>
    </w:p>
    <w:p w:rsidR="00937118" w:rsidRPr="000B03B0" w:rsidRDefault="001E2881" w:rsidP="00F2154D">
      <w:pPr>
        <w:pStyle w:val="Legenda"/>
        <w:jc w:val="center"/>
      </w:pPr>
      <w:bookmarkStart w:id="73" w:name="_Ref311370813"/>
      <w:bookmarkStart w:id="74" w:name="_Toc311376549"/>
      <w:bookmarkStart w:id="75" w:name="_Toc311376602"/>
      <w:bookmarkStart w:id="76" w:name="_Toc311538014"/>
      <w:r w:rsidRPr="00F2154D">
        <w:rPr>
          <w:b/>
        </w:rPr>
        <w:t xml:space="preserve">Figura </w:t>
      </w:r>
      <w:r w:rsidRPr="00F2154D">
        <w:rPr>
          <w:b/>
        </w:rPr>
        <w:fldChar w:fldCharType="begin"/>
      </w:r>
      <w:r w:rsidRPr="00F2154D">
        <w:rPr>
          <w:b/>
        </w:rPr>
        <w:instrText xml:space="preserve"> SEQ Figura \* ARABIC </w:instrText>
      </w:r>
      <w:r w:rsidRPr="00F2154D">
        <w:rPr>
          <w:b/>
        </w:rPr>
        <w:fldChar w:fldCharType="separate"/>
      </w:r>
      <w:r w:rsidR="007C552A">
        <w:rPr>
          <w:b/>
          <w:noProof/>
        </w:rPr>
        <w:t>10</w:t>
      </w:r>
      <w:r w:rsidRPr="00F2154D">
        <w:rPr>
          <w:b/>
        </w:rPr>
        <w:fldChar w:fldCharType="end"/>
      </w:r>
      <w:bookmarkEnd w:id="73"/>
      <w:r>
        <w:t xml:space="preserve"> </w:t>
      </w:r>
      <w:r w:rsidRPr="00BE5F6B">
        <w:t>Visão geral do sistema DES-FA.</w:t>
      </w:r>
      <w:bookmarkEnd w:id="74"/>
      <w:bookmarkEnd w:id="75"/>
      <w:bookmarkEnd w:id="76"/>
    </w:p>
    <w:p w:rsidR="00937118" w:rsidRPr="000B03B0" w:rsidRDefault="00937118" w:rsidP="000D0A4F">
      <w:pPr>
        <w:ind w:firstLine="708"/>
      </w:pPr>
      <w:r w:rsidRPr="000B03B0">
        <w:t xml:space="preserve">Na fase de teste, a região local é computada com o algoritmo do </w:t>
      </w:r>
      <w:r w:rsidRPr="009F592F">
        <w:rPr>
          <w:i/>
        </w:rPr>
        <w:t>k-NN</w:t>
      </w:r>
      <w:r w:rsidRPr="000B03B0">
        <w:t xml:space="preserve"> adaptativo</w:t>
      </w:r>
      <w:r w:rsidR="00824FDD">
        <w:t xml:space="preserve"> </w:t>
      </w:r>
      <w:sdt>
        <w:sdtPr>
          <w:id w:val="730426141"/>
          <w:citation/>
        </w:sdtPr>
        <w:sdtEndPr/>
        <w:sdtContent>
          <w:r w:rsidR="00824FDD">
            <w:fldChar w:fldCharType="begin"/>
          </w:r>
          <w:r w:rsidR="00824FDD">
            <w:instrText xml:space="preserve"> CITATION Wan07 \l 1046 </w:instrText>
          </w:r>
          <w:r w:rsidR="00824FDD">
            <w:fldChar w:fldCharType="separate"/>
          </w:r>
          <w:r w:rsidR="00824FDD">
            <w:rPr>
              <w:noProof/>
            </w:rPr>
            <w:t>(WANG, NESKOVIC e COOPER, 2007)</w:t>
          </w:r>
          <w:r w:rsidR="00824FDD">
            <w:fldChar w:fldCharType="end"/>
          </w:r>
        </w:sdtContent>
      </w:sdt>
      <w:r w:rsidRPr="000B03B0">
        <w:t xml:space="preserve"> usando os padrões do conjunto de dados </w:t>
      </w:r>
      <w:r w:rsidRPr="000B03B0">
        <w:lastRenderedPageBreak/>
        <w:t xml:space="preserve">filtrado </w:t>
      </w:r>
      <m:oMath>
        <m:r>
          <w:rPr>
            <w:rFonts w:ascii="Cambria Math" w:hAnsi="Cambria Math"/>
          </w:rPr>
          <m:t>V'</m:t>
        </m:r>
      </m:oMath>
      <w:r w:rsidRPr="000B03B0">
        <w:t xml:space="preserve">. O </w:t>
      </w:r>
      <w:r w:rsidRPr="009F592F">
        <w:rPr>
          <w:i/>
        </w:rPr>
        <w:t>k-NN</w:t>
      </w:r>
      <w:r w:rsidRPr="000B03B0">
        <w:t xml:space="preserve"> adaptativo é uma variação do </w:t>
      </w:r>
      <w:r w:rsidRPr="00F2154D">
        <w:rPr>
          <w:i/>
        </w:rPr>
        <w:t>k-NN</w:t>
      </w:r>
      <w:r w:rsidRPr="000B03B0">
        <w:t xml:space="preserve"> tradicional que usa pesos para indicar quão próximo um padrão de treinamento está dos padrões de classes diferentes. O peso é usado para ter uma maior probabilidade de seleção dos padrões que estão distantes da fronteira. Assim, os padrões com maior probabilidade de ser ruído são menos prováveis de serem escolhidos. No terceiro nível é utilizado o método </w:t>
      </w:r>
      <w:r w:rsidRPr="00F2154D">
        <w:rPr>
          <w:i/>
        </w:rPr>
        <w:t>KNORA-Eliminate</w:t>
      </w:r>
      <w:r w:rsidRPr="000B03B0">
        <w:t xml:space="preserve"> para a seleção dinâmica do ensemble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0B03B0">
        <w:t xml:space="preserve"> usando a região de competência definido pelo algoritmo k-NN adaptativo. Esse método é chamado de </w:t>
      </w:r>
      <w:r w:rsidRPr="00F2154D">
        <w:rPr>
          <w:i/>
        </w:rPr>
        <w:t>DES-FA</w:t>
      </w:r>
      <w:r w:rsidRPr="000B03B0">
        <w:t xml:space="preserve"> (</w:t>
      </w:r>
      <w:r w:rsidRPr="00F2154D">
        <w:rPr>
          <w:i/>
        </w:rPr>
        <w:t>Dynamic Ensemble Selection by Filter + Adaptive distance</w:t>
      </w:r>
      <w:r w:rsidRPr="000B03B0">
        <w:t xml:space="preserve">). O filtro </w:t>
      </w:r>
      <w:r w:rsidRPr="00F2154D">
        <w:rPr>
          <w:i/>
        </w:rPr>
        <w:t>ENN</w:t>
      </w:r>
      <w:r w:rsidRPr="000B03B0">
        <w:t xml:space="preserve"> e o </w:t>
      </w:r>
      <w:r w:rsidRPr="00F2154D">
        <w:rPr>
          <w:i/>
        </w:rPr>
        <w:t>k-NN</w:t>
      </w:r>
      <w:r w:rsidRPr="000B03B0">
        <w:t xml:space="preserve"> adaptativo são descritos a seguir.</w:t>
      </w:r>
    </w:p>
    <w:p w:rsidR="00937118" w:rsidRPr="000B03B0" w:rsidRDefault="00937118" w:rsidP="000D0A4F">
      <w:pPr>
        <w:pStyle w:val="TCap322"/>
      </w:pPr>
      <w:bookmarkStart w:id="77" w:name="_Toc311537991"/>
      <w:r w:rsidRPr="000B03B0">
        <w:t>ENN</w:t>
      </w:r>
      <w:bookmarkEnd w:id="77"/>
    </w:p>
    <w:p w:rsidR="00937118" w:rsidRDefault="00937118" w:rsidP="00937118">
      <w:r w:rsidRPr="000B03B0">
        <w:t xml:space="preserve">O método </w:t>
      </w:r>
      <w:r w:rsidRPr="00F2154D">
        <w:rPr>
          <w:i/>
        </w:rPr>
        <w:t>ENN</w:t>
      </w:r>
      <w:r w:rsidRPr="000B03B0">
        <w:t xml:space="preserve"> (</w:t>
      </w:r>
      <w:r w:rsidRPr="00F2154D">
        <w:rPr>
          <w:i/>
        </w:rPr>
        <w:t>Edited Nearest Neighbor Filter</w:t>
      </w:r>
      <w:r w:rsidRPr="000B03B0">
        <w:t xml:space="preserve">) </w:t>
      </w:r>
      <w:sdt>
        <w:sdtPr>
          <w:id w:val="-1573660866"/>
          <w:citation/>
        </w:sdtPr>
        <w:sdtEndPr/>
        <w:sdtContent>
          <w:r w:rsidR="00F76890">
            <w:fldChar w:fldCharType="begin"/>
          </w:r>
          <w:r w:rsidR="00F76890">
            <w:instrText xml:space="preserve"> CITATION Wil72 \l 1046 </w:instrText>
          </w:r>
          <w:r w:rsidR="00F76890">
            <w:fldChar w:fldCharType="separate"/>
          </w:r>
          <w:r w:rsidR="00F76890">
            <w:rPr>
              <w:noProof/>
            </w:rPr>
            <w:t>(WILSON, 1972)</w:t>
          </w:r>
          <w:r w:rsidR="00F76890">
            <w:fldChar w:fldCharType="end"/>
          </w:r>
        </w:sdtContent>
      </w:sdt>
      <w:r w:rsidR="00F76890">
        <w:t xml:space="preserve"> </w:t>
      </w:r>
      <w:r w:rsidRPr="000B03B0">
        <w:t xml:space="preserve">funciona como um filtro de redução de ruído com intenção de criar os limites da classe mais suave. Os pontos centrais das classes são preservados. O algoritmo </w:t>
      </w:r>
      <w:r w:rsidR="00CC79CD">
        <w:t>5</w:t>
      </w:r>
      <w:r w:rsidR="00CC79CD" w:rsidRPr="000B03B0">
        <w:t xml:space="preserve"> </w:t>
      </w:r>
      <w:r w:rsidRPr="000B03B0">
        <w:t xml:space="preserve">mostram os passos do algoritmo </w:t>
      </w:r>
      <w:r w:rsidRPr="00F2154D">
        <w:rPr>
          <w:i/>
        </w:rPr>
        <w:t>ENN</w:t>
      </w:r>
      <w:r w:rsidRPr="000B03B0">
        <w:t xml:space="preserve">. O algoritmo funciona da seguinte forma: Seja </w:t>
      </w:r>
      <m:oMath>
        <m:r>
          <w:rPr>
            <w:rFonts w:ascii="Cambria Math" w:hAnsi="Cambria Math"/>
          </w:rPr>
          <m:t>T</m:t>
        </m:r>
      </m:oMath>
      <w:r w:rsidRPr="000B03B0">
        <w:t xml:space="preserve"> o conjunto de treinamento, e </w:t>
      </w:r>
      <m:oMath>
        <m:r>
          <w:rPr>
            <w:rFonts w:ascii="Cambria Math" w:hAnsi="Cambria Math"/>
          </w:rPr>
          <m:t>S</m:t>
        </m:r>
      </m:oMath>
      <w:r w:rsidRPr="000B03B0">
        <w:t xml:space="preserve"> o conjunto filtrado, o algoritmo realiza a classificação do vizinho mais próximo para cada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Pr="000B03B0">
        <w:t xml:space="preserve"> usando </w:t>
      </w:r>
      <m:oMath>
        <m:r>
          <w:rPr>
            <w:rFonts w:ascii="Cambria Math" w:hAnsi="Cambria Math"/>
          </w:rPr>
          <m:t>T</m:t>
        </m:r>
      </m:oMath>
      <w:r w:rsidRPr="000B03B0">
        <w:t xml:space="preserve"> como referência. 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B03B0">
        <w:t xml:space="preserve"> é classificado errado usando o algoritmo </w:t>
      </w:r>
      <w:r w:rsidRPr="009F592F">
        <w:rPr>
          <w:i/>
        </w:rPr>
        <w:t>k-NN</w:t>
      </w:r>
      <w:r w:rsidRPr="000B03B0">
        <w:t xml:space="preserve">, este é considerado um ruído e é removido do conjunto final </w:t>
      </w:r>
      <m:oMath>
        <m:r>
          <w:rPr>
            <w:rFonts w:ascii="Cambria Math" w:hAnsi="Cambria Math"/>
          </w:rPr>
          <m:t>S</m:t>
        </m:r>
      </m:oMath>
      <w:r w:rsidRPr="000B03B0">
        <w:t>.</w:t>
      </w:r>
    </w:p>
    <w:tbl>
      <w:tblPr>
        <w:tblStyle w:val="Tabelacomgrade"/>
        <w:tblW w:w="0" w:type="auto"/>
        <w:tblInd w:w="959" w:type="dxa"/>
        <w:tblBorders>
          <w:top w:val="single" w:sz="12" w:space="0" w:color="auto"/>
          <w:left w:val="none" w:sz="0" w:space="0" w:color="auto"/>
          <w:bottom w:val="single" w:sz="2" w:space="0" w:color="auto"/>
          <w:right w:val="none" w:sz="0" w:space="0" w:color="auto"/>
          <w:insideH w:val="single" w:sz="2" w:space="0" w:color="auto"/>
          <w:insideV w:val="single" w:sz="2" w:space="0" w:color="auto"/>
        </w:tblBorders>
        <w:tblCellMar>
          <w:left w:w="57" w:type="dxa"/>
          <w:right w:w="57" w:type="dxa"/>
        </w:tblCellMar>
        <w:tblLook w:val="04A0" w:firstRow="1" w:lastRow="0" w:firstColumn="1" w:lastColumn="0" w:noHBand="0" w:noVBand="1"/>
      </w:tblPr>
      <w:tblGrid>
        <w:gridCol w:w="6237"/>
      </w:tblGrid>
      <w:tr w:rsidR="006E7915" w:rsidRPr="00FB6E18" w:rsidTr="005E3CDF">
        <w:tc>
          <w:tcPr>
            <w:tcW w:w="6237" w:type="dxa"/>
          </w:tcPr>
          <w:p w:rsidR="006E7915" w:rsidRPr="00FB6E18" w:rsidRDefault="006E7915" w:rsidP="000D0A4F">
            <w:pPr>
              <w:pStyle w:val="SemEspaamento"/>
            </w:pPr>
            <w:r w:rsidRPr="000D0A4F">
              <w:rPr>
                <w:b/>
              </w:rPr>
              <w:t>Algoritmo 5</w:t>
            </w:r>
            <w:r w:rsidRPr="00FB6E18">
              <w:t xml:space="preserve"> </w:t>
            </w:r>
            <w:r>
              <w:t>ENN</w:t>
            </w:r>
          </w:p>
        </w:tc>
      </w:tr>
      <w:tr w:rsidR="006E7915" w:rsidRPr="00FB6E18" w:rsidTr="005E3CDF">
        <w:trPr>
          <w:trHeight w:val="789"/>
        </w:trPr>
        <w:tc>
          <w:tcPr>
            <w:tcW w:w="6237" w:type="dxa"/>
          </w:tcPr>
          <w:p w:rsidR="006E7915" w:rsidRDefault="006E7915" w:rsidP="000D0A4F">
            <w:pPr>
              <w:pStyle w:val="SemEspaamento"/>
            </w:pPr>
            <w:r w:rsidRPr="00FB6E18">
              <w:rPr>
                <w:b/>
              </w:rPr>
              <w:t>Entrada:</w:t>
            </w:r>
            <w:r>
              <w:t xml:space="preserve"> conjunto de treinamento </w:t>
            </w:r>
            <m:oMath>
              <m:r>
                <w:rPr>
                  <w:rFonts w:ascii="Cambria Math" w:eastAsiaTheme="minorEastAsia" w:hAnsi="Cambria Math"/>
                </w:rPr>
                <m:t>T</m:t>
              </m:r>
            </m:oMath>
            <w:r>
              <w:t>.</w:t>
            </w:r>
          </w:p>
          <w:p w:rsidR="006E7915" w:rsidRDefault="006E7915" w:rsidP="000D0A4F">
            <w:pPr>
              <w:pStyle w:val="SemEspaamento"/>
            </w:pPr>
            <w:r w:rsidRPr="000D0A4F">
              <w:rPr>
                <w:b/>
              </w:rPr>
              <w:t xml:space="preserve">Saída: </w:t>
            </w:r>
            <w:r>
              <w:t xml:space="preserve">conjunto filtrado </w:t>
            </w:r>
            <m:oMath>
              <m:r>
                <w:rPr>
                  <w:rFonts w:ascii="Cambria Math" w:eastAsiaTheme="minorEastAsia" w:hAnsi="Cambria Math"/>
                </w:rPr>
                <m:t>S</m:t>
              </m:r>
            </m:oMath>
            <w:r>
              <w:rPr>
                <w:rFonts w:eastAsiaTheme="minorEastAsia"/>
              </w:rPr>
              <w:t>.</w:t>
            </w:r>
          </w:p>
          <w:p w:rsidR="006E7915" w:rsidRPr="00FB6E18" w:rsidRDefault="006E7915" w:rsidP="006E7915">
            <w:pPr>
              <w:pStyle w:val="PargrafodaLista"/>
              <w:numPr>
                <w:ilvl w:val="0"/>
                <w:numId w:val="26"/>
              </w:numPr>
              <w:spacing w:before="240" w:after="0" w:line="240" w:lineRule="auto"/>
              <w:rPr>
                <w:rFonts w:ascii="Times New Roman" w:hAnsi="Times New Roman" w:cs="Times New Roman"/>
              </w:rPr>
            </w:pPr>
            <m:oMath>
              <m:r>
                <w:rPr>
                  <w:rFonts w:ascii="Cambria Math" w:hAnsi="Cambria Math" w:cs="Times New Roman"/>
                </w:rPr>
                <m:t>S=T</m:t>
              </m:r>
            </m:oMath>
          </w:p>
          <w:p w:rsidR="006E7915" w:rsidRPr="00FB6E18" w:rsidRDefault="006E7915" w:rsidP="006E7915">
            <w:pPr>
              <w:pStyle w:val="PargrafodaLista"/>
              <w:numPr>
                <w:ilvl w:val="0"/>
                <w:numId w:val="26"/>
              </w:numPr>
              <w:spacing w:before="0" w:after="0" w:line="240" w:lineRule="auto"/>
              <w:rPr>
                <w:rFonts w:ascii="Times New Roman" w:hAnsi="Times New Roman" w:cs="Times New Roman"/>
              </w:rPr>
            </w:pPr>
            <w:r w:rsidRPr="00FB6E18">
              <w:rPr>
                <w:rFonts w:ascii="Times New Roman" w:hAnsi="Times New Roman" w:cs="Times New Roman"/>
                <w:b/>
              </w:rPr>
              <w:t>para</w:t>
            </w:r>
            <w:r w:rsidRPr="00FB6E18">
              <w:rPr>
                <w:rFonts w:ascii="Times New Roman" w:hAnsi="Times New Roman" w:cs="Times New Roman"/>
              </w:rPr>
              <w:t xml:space="preserve"> </w:t>
            </w:r>
            <w:r>
              <w:rPr>
                <w:rFonts w:ascii="Times New Roman" w:hAnsi="Times New Roman" w:cs="Times New Roman"/>
              </w:rPr>
              <w:t xml:space="preserve">cada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∈T</m:t>
              </m:r>
            </m:oMath>
            <w:r w:rsidRPr="00FB6E18">
              <w:rPr>
                <w:rFonts w:ascii="Times New Roman" w:hAnsi="Times New Roman" w:cs="Times New Roman"/>
                <w:b/>
              </w:rPr>
              <w:t xml:space="preserve"> faça</w:t>
            </w:r>
          </w:p>
          <w:p w:rsidR="006E7915" w:rsidRPr="00FB6E18" w:rsidRDefault="006E7915" w:rsidP="006E7915">
            <w:pPr>
              <w:pStyle w:val="PargrafodaLista"/>
              <w:numPr>
                <w:ilvl w:val="0"/>
                <w:numId w:val="26"/>
              </w:numPr>
              <w:spacing w:before="0" w:after="0" w:line="240" w:lineRule="auto"/>
              <w:rPr>
                <w:rFonts w:ascii="Times New Roman" w:hAnsi="Times New Roman" w:cs="Times New Roman"/>
              </w:rPr>
            </w:pPr>
            <w:r>
              <w:rPr>
                <w:rFonts w:ascii="Times New Roman" w:hAnsi="Times New Roman" w:cs="Times New Roman"/>
              </w:rPr>
              <w:t xml:space="preserve">    se </w:t>
            </w:r>
            <m:oMath>
              <m:r>
                <w:rPr>
                  <w:rFonts w:ascii="Cambria Math" w:hAnsi="Cambria Math" w:cs="Times New Roman"/>
                </w:rPr>
                <m:t>class</m:t>
              </m:r>
              <m:d>
                <m:dPr>
                  <m:ctrlPr>
                    <w:rPr>
                      <w:rFonts w:ascii="Cambria Math"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≠classe(kNN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T</m:t>
                  </m:r>
                </m:e>
              </m:d>
              <m:r>
                <w:rPr>
                  <w:rFonts w:ascii="Cambria Math" w:eastAsiaTheme="minorEastAsia" w:hAnsi="Cambria Math"/>
                </w:rPr>
                <m:t>)</m:t>
              </m:r>
            </m:oMath>
            <w:r>
              <w:rPr>
                <w:rFonts w:ascii="Times New Roman" w:eastAsiaTheme="minorEastAsia" w:hAnsi="Times New Roman" w:cs="Times New Roman"/>
              </w:rPr>
              <w:t xml:space="preserve"> então</w:t>
            </w:r>
          </w:p>
          <w:p w:rsidR="006E7915" w:rsidRPr="007C0D74" w:rsidRDefault="006E7915" w:rsidP="006E7915">
            <w:pPr>
              <w:pStyle w:val="PargrafodaLista"/>
              <w:numPr>
                <w:ilvl w:val="0"/>
                <w:numId w:val="26"/>
              </w:numPr>
              <w:spacing w:before="0" w:after="0" w:line="240" w:lineRule="auto"/>
              <w:rPr>
                <w:rFonts w:ascii="Times New Roman" w:hAnsi="Times New Roman" w:cs="Times New Roman"/>
                <w:b/>
              </w:rPr>
            </w:pPr>
            <w:r>
              <w:rPr>
                <w:rFonts w:ascii="Times New Roman" w:hAnsi="Times New Roman" w:cs="Times New Roman"/>
                <w:b/>
              </w:rPr>
              <w:t xml:space="preserve">        </w:t>
            </w:r>
            <m:oMath>
              <m:r>
                <w:rPr>
                  <w:rFonts w:ascii="Cambria Math" w:hAnsi="Cambria Math" w:cs="Times New Roman"/>
                </w:rPr>
                <m:t>S=S-{</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oMath>
          </w:p>
        </w:tc>
      </w:tr>
    </w:tbl>
    <w:p w:rsidR="006E7915" w:rsidRPr="000B03B0" w:rsidRDefault="006E7915" w:rsidP="00937118"/>
    <w:p w:rsidR="00937118" w:rsidRPr="000B03B0" w:rsidRDefault="00937118" w:rsidP="000D0A4F">
      <w:pPr>
        <w:ind w:firstLine="708"/>
      </w:pPr>
      <w:r w:rsidRPr="000B03B0">
        <w:t>A</w:t>
      </w:r>
      <w:r w:rsidR="00CC79CD">
        <w:t xml:space="preserve"> </w:t>
      </w:r>
      <w:r w:rsidR="00CC79CD">
        <w:fldChar w:fldCharType="begin"/>
      </w:r>
      <w:r w:rsidR="00CC79CD">
        <w:instrText xml:space="preserve"> REF _Ref311370955 \h </w:instrText>
      </w:r>
      <w:r w:rsidR="00CC79CD">
        <w:fldChar w:fldCharType="separate"/>
      </w:r>
      <w:r w:rsidR="007C552A" w:rsidRPr="00F2154D">
        <w:rPr>
          <w:b/>
        </w:rPr>
        <w:t xml:space="preserve">Figura </w:t>
      </w:r>
      <w:r w:rsidR="007C552A">
        <w:rPr>
          <w:b/>
          <w:noProof/>
        </w:rPr>
        <w:t>11</w:t>
      </w:r>
      <w:r w:rsidR="00CC79CD">
        <w:fldChar w:fldCharType="end"/>
      </w:r>
      <w:r w:rsidRPr="000B03B0">
        <w:t xml:space="preserve"> mostra um exemplo da aplicação do </w:t>
      </w:r>
      <w:r w:rsidRPr="00F2154D">
        <w:rPr>
          <w:i/>
        </w:rPr>
        <w:t>ENN</w:t>
      </w:r>
      <w:r w:rsidRPr="000B03B0">
        <w:t xml:space="preserve">. Os dados foram construídos usando duas distribuições Gaussianas geradas com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=[0.0, 0.0]</m:t>
        </m:r>
      </m:oMath>
      <w:r w:rsidRPr="000B03B0">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=[3.5, 0.0]</m:t>
        </m:r>
      </m:oMath>
      <w:r w:rsidRPr="000B03B0">
        <w:t xml:space="preserve"> e </w:t>
      </w: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=1</m:t>
        </m:r>
      </m:oMath>
      <w:r w:rsidRPr="000B03B0">
        <w:t xml:space="preserve">. A </w:t>
      </w:r>
      <w:r w:rsidR="00CC79CD">
        <w:fldChar w:fldCharType="begin"/>
      </w:r>
      <w:r w:rsidR="00CC79CD">
        <w:instrText xml:space="preserve"> REF _Ref311370955 \h </w:instrText>
      </w:r>
      <w:r w:rsidR="00CC79CD">
        <w:fldChar w:fldCharType="separate"/>
      </w:r>
      <w:r w:rsidR="007C552A" w:rsidRPr="00F2154D">
        <w:rPr>
          <w:b/>
        </w:rPr>
        <w:t xml:space="preserve">Figura </w:t>
      </w:r>
      <w:r w:rsidR="007C552A">
        <w:rPr>
          <w:b/>
          <w:noProof/>
        </w:rPr>
        <w:t>11</w:t>
      </w:r>
      <w:r w:rsidR="00CC79CD">
        <w:fldChar w:fldCharType="end"/>
      </w:r>
      <w:r w:rsidRPr="000B03B0">
        <w:t xml:space="preserve"> (a) mostra a distribuição original. A </w:t>
      </w:r>
      <w:r w:rsidR="00CC79CD">
        <w:fldChar w:fldCharType="begin"/>
      </w:r>
      <w:r w:rsidR="00CC79CD">
        <w:instrText xml:space="preserve"> REF _Ref311370955 \h </w:instrText>
      </w:r>
      <w:r w:rsidR="00CC79CD">
        <w:fldChar w:fldCharType="separate"/>
      </w:r>
      <w:r w:rsidR="007C552A" w:rsidRPr="00F2154D">
        <w:rPr>
          <w:b/>
        </w:rPr>
        <w:t xml:space="preserve">Figura </w:t>
      </w:r>
      <w:r w:rsidR="007C552A">
        <w:rPr>
          <w:b/>
          <w:noProof/>
        </w:rPr>
        <w:t>11</w:t>
      </w:r>
      <w:r w:rsidR="00CC79CD">
        <w:fldChar w:fldCharType="end"/>
      </w:r>
      <w:r w:rsidRPr="000B03B0">
        <w:t xml:space="preserve"> (b), (c) e (d) apresentam o resultado depois da execução do algoritmo </w:t>
      </w:r>
      <w:r w:rsidRPr="00F2154D">
        <w:rPr>
          <w:i/>
        </w:rPr>
        <w:t>ENN</w:t>
      </w:r>
      <w:r w:rsidRPr="000B03B0">
        <w:t xml:space="preserve"> com </w:t>
      </w:r>
      <m:oMath>
        <m:r>
          <w:rPr>
            <w:rFonts w:ascii="Cambria Math" w:hAnsi="Cambria Math"/>
          </w:rPr>
          <m:t>k=1, 3, 5</m:t>
        </m:r>
      </m:oMath>
      <w:r w:rsidRPr="000B03B0">
        <w:t xml:space="preserve"> respectivamente.</w:t>
      </w:r>
    </w:p>
    <w:p w:rsidR="00937118" w:rsidRPr="000B03B0" w:rsidRDefault="00937118" w:rsidP="00937118">
      <w:r w:rsidRPr="000B03B0">
        <w:rPr>
          <w:noProof/>
          <w:lang w:eastAsia="pt-BR"/>
        </w:rPr>
        <w:lastRenderedPageBreak/>
        <w:drawing>
          <wp:inline distT="0" distB="0" distL="0" distR="0" wp14:anchorId="1AED113A" wp14:editId="13BAB12B">
            <wp:extent cx="5398770" cy="2266315"/>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2266315"/>
                    </a:xfrm>
                    <a:prstGeom prst="rect">
                      <a:avLst/>
                    </a:prstGeom>
                    <a:noFill/>
                    <a:ln>
                      <a:noFill/>
                    </a:ln>
                  </pic:spPr>
                </pic:pic>
              </a:graphicData>
            </a:graphic>
          </wp:inline>
        </w:drawing>
      </w:r>
    </w:p>
    <w:p w:rsidR="00CC79CD" w:rsidRDefault="00937118" w:rsidP="00F2154D">
      <w:pPr>
        <w:keepNext/>
      </w:pPr>
      <w:r w:rsidRPr="000B03B0">
        <w:rPr>
          <w:noProof/>
          <w:lang w:eastAsia="pt-BR"/>
        </w:rPr>
        <w:drawing>
          <wp:inline distT="0" distB="0" distL="0" distR="0" wp14:anchorId="7C2B82F4" wp14:editId="2C4BBDA8">
            <wp:extent cx="5400040" cy="2151312"/>
            <wp:effectExtent l="0" t="0" r="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2151312"/>
                    </a:xfrm>
                    <a:prstGeom prst="rect">
                      <a:avLst/>
                    </a:prstGeom>
                  </pic:spPr>
                </pic:pic>
              </a:graphicData>
            </a:graphic>
          </wp:inline>
        </w:drawing>
      </w:r>
    </w:p>
    <w:p w:rsidR="00937118" w:rsidRPr="000B03B0" w:rsidRDefault="00CC79CD" w:rsidP="00F2154D">
      <w:pPr>
        <w:pStyle w:val="Legenda"/>
        <w:jc w:val="center"/>
      </w:pPr>
      <w:bookmarkStart w:id="78" w:name="_Ref311370955"/>
      <w:bookmarkStart w:id="79" w:name="_Toc311376550"/>
      <w:bookmarkStart w:id="80" w:name="_Toc311376603"/>
      <w:bookmarkStart w:id="81" w:name="_Toc311538015"/>
      <w:r w:rsidRPr="00F2154D">
        <w:rPr>
          <w:b/>
        </w:rPr>
        <w:t xml:space="preserve">Figura </w:t>
      </w:r>
      <w:r w:rsidRPr="00F2154D">
        <w:rPr>
          <w:b/>
        </w:rPr>
        <w:fldChar w:fldCharType="begin"/>
      </w:r>
      <w:r w:rsidRPr="00F2154D">
        <w:rPr>
          <w:b/>
        </w:rPr>
        <w:instrText xml:space="preserve"> SEQ Figura \* ARABIC </w:instrText>
      </w:r>
      <w:r w:rsidRPr="00F2154D">
        <w:rPr>
          <w:b/>
        </w:rPr>
        <w:fldChar w:fldCharType="separate"/>
      </w:r>
      <w:r w:rsidR="007C552A">
        <w:rPr>
          <w:b/>
          <w:noProof/>
        </w:rPr>
        <w:t>11</w:t>
      </w:r>
      <w:r w:rsidRPr="00F2154D">
        <w:rPr>
          <w:b/>
        </w:rPr>
        <w:fldChar w:fldCharType="end"/>
      </w:r>
      <w:bookmarkEnd w:id="78"/>
      <w:r>
        <w:t xml:space="preserve"> </w:t>
      </w:r>
      <w:r w:rsidRPr="004237C9">
        <w:t xml:space="preserve">Resultado do algoritmo </w:t>
      </w:r>
      <w:r w:rsidRPr="00F2154D">
        <w:rPr>
          <w:i/>
        </w:rPr>
        <w:t>ENN</w:t>
      </w:r>
      <w:r w:rsidRPr="004237C9">
        <w:t xml:space="preserve"> para duas distribuições gaussianas.</w:t>
      </w:r>
      <w:bookmarkEnd w:id="79"/>
      <w:bookmarkEnd w:id="80"/>
      <w:bookmarkEnd w:id="81"/>
    </w:p>
    <w:p w:rsidR="00937118" w:rsidRPr="000B03B0" w:rsidRDefault="00937118" w:rsidP="000D0A4F">
      <w:pPr>
        <w:pStyle w:val="TCap322"/>
      </w:pPr>
      <w:bookmarkStart w:id="82" w:name="_Toc311537992"/>
      <w:r w:rsidRPr="000B03B0">
        <w:t>K-NN com distância adaptativa</w:t>
      </w:r>
      <w:bookmarkEnd w:id="82"/>
    </w:p>
    <w:p w:rsidR="00937118" w:rsidRPr="000B03B0" w:rsidRDefault="00937118" w:rsidP="00937118">
      <w:r w:rsidRPr="000B03B0">
        <w:t>A distância adaptativa</w:t>
      </w:r>
      <w:r w:rsidR="00824FDD">
        <w:t xml:space="preserve"> </w:t>
      </w:r>
      <w:sdt>
        <w:sdtPr>
          <w:id w:val="-1642955006"/>
          <w:citation/>
        </w:sdtPr>
        <w:sdtEndPr/>
        <w:sdtContent>
          <w:r w:rsidR="00824FDD">
            <w:fldChar w:fldCharType="begin"/>
          </w:r>
          <w:r w:rsidR="00824FDD">
            <w:instrText xml:space="preserve"> CITATION Wan07 \l 1046 </w:instrText>
          </w:r>
          <w:r w:rsidR="00824FDD">
            <w:fldChar w:fldCharType="separate"/>
          </w:r>
          <w:r w:rsidR="00824FDD">
            <w:rPr>
              <w:noProof/>
            </w:rPr>
            <w:t>(WANG, NESKOVIC e COOPER, 2007)</w:t>
          </w:r>
          <w:r w:rsidR="00824FDD">
            <w:fldChar w:fldCharType="end"/>
          </w:r>
        </w:sdtContent>
      </w:sdt>
      <w:r w:rsidRPr="000B03B0">
        <w:t xml:space="preserve"> calcula, para cada amostra de treinamento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B03B0">
        <w:t xml:space="preserve">, a maior esfera centrada em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B03B0">
        <w:t xml:space="preserve">, </w:t>
      </w:r>
      <m:oMath>
        <m:r>
          <w:rPr>
            <w:rFonts w:ascii="Cambria Math" w:hAnsi="Cambria Math"/>
          </w:rPr>
          <m:t>i=1, …, N</m:t>
        </m:r>
      </m:oMath>
      <w:r w:rsidRPr="000B03B0">
        <w:t xml:space="preserve">, que exclui cada padrão de treinamento de classes diferentes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0B03B0">
        <w:t xml:space="preserve">, </w:t>
      </w:r>
      <m:oMath>
        <m:r>
          <w:rPr>
            <w:rFonts w:ascii="Cambria Math" w:hAnsi="Cambria Math"/>
          </w:rPr>
          <m:t>j=1, …, N</m:t>
        </m:r>
      </m:oMath>
      <w:r w:rsidRPr="000B03B0">
        <w:t xml:space="preserve">.  Esta é realizada pelo cálculo da distância mínima (raio da esfera)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0B03B0">
        <w:t xml:space="preserve"> entre o padrão de treinamento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B03B0">
        <w:t xml:space="preserve"> e as amostras de treinamento das classes diferentes (Eq. 1).  Com o raio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0B03B0">
        <w:t xml:space="preserve">, a distância adaptativa entre o padrão de teste </w:t>
      </w:r>
      <m:oMath>
        <m:sSub>
          <m:sSubPr>
            <m:ctrlPr>
              <w:rPr>
                <w:rFonts w:ascii="Cambria Math" w:hAnsi="Cambria Math"/>
                <w:i/>
              </w:rPr>
            </m:ctrlPr>
          </m:sSubPr>
          <m:e>
            <m:r>
              <w:rPr>
                <w:rFonts w:ascii="Cambria Math" w:hAnsi="Cambria Math"/>
              </w:rPr>
              <m:t>X</m:t>
            </m:r>
          </m:e>
          <m:sub>
            <m:r>
              <w:rPr>
                <w:rFonts w:ascii="Cambria Math" w:hAnsi="Cambria Math"/>
              </w:rPr>
              <m:t>test</m:t>
            </m:r>
          </m:sub>
        </m:sSub>
      </m:oMath>
      <w:r w:rsidRPr="000B03B0">
        <w:t xml:space="preserve"> 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B03B0">
        <w:t xml:space="preserve"> é definida pela (Eq. 2). A distância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test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Pr="000B03B0">
        <w:t xml:space="preserve"> pode ser qualquer distância, tal como, a distância Euclidiana ou a Manhattan.</w:t>
      </w:r>
    </w:p>
    <w:p w:rsidR="00937118" w:rsidRPr="000B03B0" w:rsidRDefault="007C552A" w:rsidP="00937118">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test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d>
            <m:dPr>
              <m:ctrlPr>
                <w:rPr>
                  <w:rFonts w:ascii="Cambria Math" w:hAnsi="Cambria Math"/>
                  <w:i/>
                </w:rPr>
              </m:ctrlPr>
            </m:dPr>
            <m:e>
              <m:r>
                <w:rPr>
                  <w:rFonts w:ascii="Cambria Math" w:hAnsi="Cambria Math"/>
                </w:rPr>
                <m:t>1</m:t>
              </m:r>
            </m:e>
          </m:d>
        </m:oMath>
      </m:oMathPara>
    </w:p>
    <w:p w:rsidR="00937118" w:rsidRPr="000B03B0" w:rsidRDefault="007C552A" w:rsidP="00937118">
      <m:oMathPara>
        <m:oMath>
          <m:sSub>
            <m:sSubPr>
              <m:ctrlPr>
                <w:rPr>
                  <w:rFonts w:ascii="Cambria Math" w:hAnsi="Cambria Math"/>
                  <w:i/>
                </w:rPr>
              </m:ctrlPr>
            </m:sSubPr>
            <m:e>
              <m:r>
                <w:rPr>
                  <w:rFonts w:ascii="Cambria Math" w:hAnsi="Cambria Math"/>
                </w:rPr>
                <m:t>D</m:t>
              </m:r>
            </m:e>
            <m:sub>
              <m:r>
                <w:rPr>
                  <w:rFonts w:ascii="Cambria Math" w:hAnsi="Cambria Math"/>
                </w:rPr>
                <m:t>adap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test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test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 xml:space="preserve">  (2)</m:t>
          </m:r>
        </m:oMath>
      </m:oMathPara>
    </w:p>
    <w:p w:rsidR="00937118" w:rsidRPr="000B03B0" w:rsidRDefault="00937118" w:rsidP="000D0A4F">
      <w:pPr>
        <w:ind w:firstLine="708"/>
      </w:pPr>
      <w:r w:rsidRPr="000B03B0">
        <w:t xml:space="preserve">Usando este método, amostras próximas da média de sua classe tem o maior raio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0B03B0">
        <w:t xml:space="preserve"> do que as amostras que estão perto das fronteiras da classe. Assim, amostras que estão mais próximas dos limites da classe tornam-se mais distantes para o padrão de consulta enquanto as próximas a média da classe torna-se mais perto. Portanto, a probabilidade de selecionar um ruído como vizinho é menor.</w:t>
      </w:r>
    </w:p>
    <w:p w:rsidR="00937118" w:rsidRPr="000B03B0" w:rsidRDefault="00937118" w:rsidP="000D0A4F">
      <w:pPr>
        <w:ind w:firstLine="708"/>
      </w:pPr>
      <w:r w:rsidRPr="000B03B0">
        <w:t xml:space="preserve">A ideia por trás de usar as técnicas do filtro </w:t>
      </w:r>
      <w:r w:rsidRPr="00F2154D">
        <w:rPr>
          <w:i/>
        </w:rPr>
        <w:t>ENN</w:t>
      </w:r>
      <w:r w:rsidRPr="000B03B0">
        <w:t xml:space="preserve"> e o </w:t>
      </w:r>
      <w:r w:rsidRPr="00F2154D">
        <w:rPr>
          <w:i/>
        </w:rPr>
        <w:t>k-NN</w:t>
      </w:r>
      <w:r w:rsidRPr="000B03B0">
        <w:t xml:space="preserve"> adaptativo vem do fato que eles reduzem o número de padrões indesejados na região de competência. No entanto, não é garantido que o </w:t>
      </w:r>
      <w:r w:rsidRPr="00F2154D">
        <w:rPr>
          <w:i/>
        </w:rPr>
        <w:t>ENN</w:t>
      </w:r>
      <w:r w:rsidRPr="000B03B0">
        <w:t xml:space="preserve"> irá eliminar todos os padrões indesejáveis. O </w:t>
      </w:r>
      <w:r w:rsidRPr="00F2154D">
        <w:rPr>
          <w:i/>
        </w:rPr>
        <w:t>k-NN</w:t>
      </w:r>
      <w:r w:rsidRPr="000B03B0">
        <w:t xml:space="preserve"> adaptativo funciona da forma que o padrão mais próximo dos limites de decisão e, portanto, mais provável de ser ruído tem menos chance de ser selecionado. Portanto, mesmo se um padrão indesejado não foi eliminado usando o </w:t>
      </w:r>
      <w:r w:rsidRPr="00F2154D">
        <w:rPr>
          <w:i/>
        </w:rPr>
        <w:t>ENN</w:t>
      </w:r>
      <w:r w:rsidRPr="000B03B0">
        <w:t xml:space="preserve">, a probabilidade de selecionar este padrão usando o </w:t>
      </w:r>
      <w:r w:rsidRPr="00F2154D">
        <w:rPr>
          <w:i/>
        </w:rPr>
        <w:t>k-NN</w:t>
      </w:r>
      <w:r w:rsidRPr="000B03B0">
        <w:t xml:space="preserve"> adaptativo é menor. Assim, é interessante o uso de ambas as técnicas em que uma pode superar a limitação da outra.</w:t>
      </w:r>
    </w:p>
    <w:p w:rsidR="00937118" w:rsidRPr="000B03B0" w:rsidRDefault="00937118" w:rsidP="000D0A4F">
      <w:pPr>
        <w:pStyle w:val="TCap3"/>
      </w:pPr>
      <w:bookmarkStart w:id="83" w:name="_Toc311537993"/>
      <w:r w:rsidRPr="000B03B0">
        <w:t>Abordagem DES utilizando os métodos DCS-LA</w:t>
      </w:r>
      <w:bookmarkEnd w:id="83"/>
    </w:p>
    <w:p w:rsidR="00937118" w:rsidRPr="000B03B0" w:rsidRDefault="00937118" w:rsidP="00937118">
      <w:r w:rsidRPr="000B03B0">
        <w:t xml:space="preserve">Como visto anteriormente a abordagem </w:t>
      </w:r>
      <w:r w:rsidRPr="00F2154D">
        <w:rPr>
          <w:i/>
        </w:rPr>
        <w:t>DES-FA</w:t>
      </w:r>
      <w:r w:rsidRPr="000B03B0">
        <w:t xml:space="preserve"> sugere modificações no nível 2 do sistema de seleção dinâmica a fim de melhorar as regiões de competência. Na descrição do </w:t>
      </w:r>
      <w:r w:rsidRPr="00F2154D">
        <w:rPr>
          <w:i/>
        </w:rPr>
        <w:t>DES-FA</w:t>
      </w:r>
      <w:r w:rsidRPr="000B03B0">
        <w:t xml:space="preserve">, foi utilizado o </w:t>
      </w:r>
      <w:r w:rsidRPr="00F2154D">
        <w:rPr>
          <w:i/>
        </w:rPr>
        <w:t>KNORA-Eliminate</w:t>
      </w:r>
      <w:r w:rsidRPr="000B03B0">
        <w:t xml:space="preserve"> para a seleção dinâmica de ensemble no nível 3, visto que este tem um desempenho melhor que outros métodos de seleção dinâmica. Com o objetivo de explorar outros métodos para a seleção dinâmica de ensemble além do </w:t>
      </w:r>
      <w:r w:rsidRPr="00F2154D">
        <w:rPr>
          <w:i/>
        </w:rPr>
        <w:t>KNORA</w:t>
      </w:r>
      <w:r w:rsidRPr="000B03B0">
        <w:t xml:space="preserve">, nesta seção serão apresentadas novas abordagens para a seleção dinâmica de ensemble a partir das técnicas </w:t>
      </w:r>
      <w:r w:rsidRPr="00F2154D">
        <w:rPr>
          <w:i/>
        </w:rPr>
        <w:t>DCS-LA</w:t>
      </w:r>
      <w:r w:rsidRPr="000B03B0">
        <w:t>.</w:t>
      </w:r>
    </w:p>
    <w:p w:rsidR="00937118" w:rsidRPr="000B03B0" w:rsidRDefault="00937118" w:rsidP="000D0A4F">
      <w:pPr>
        <w:pStyle w:val="TCap33"/>
      </w:pPr>
      <w:bookmarkStart w:id="84" w:name="_Toc311537994"/>
      <w:r w:rsidRPr="000B03B0">
        <w:t>O DCS-LA</w:t>
      </w:r>
      <w:bookmarkEnd w:id="84"/>
    </w:p>
    <w:p w:rsidR="00937118" w:rsidRPr="000B03B0" w:rsidRDefault="00937118" w:rsidP="00937118">
      <w:r w:rsidRPr="000B03B0">
        <w:t xml:space="preserve">O método </w:t>
      </w:r>
      <w:r w:rsidRPr="00F2154D">
        <w:rPr>
          <w:i/>
        </w:rPr>
        <w:t>DCS-LA</w:t>
      </w:r>
      <w:r w:rsidRPr="000B03B0">
        <w:t xml:space="preserve"> utiliza o conceito da estimativa da precisão local “</w:t>
      </w:r>
      <w:r w:rsidRPr="00F2154D">
        <w:rPr>
          <w:i/>
        </w:rPr>
        <w:t>Local Accuracy Estimates</w:t>
      </w:r>
      <w:r w:rsidRPr="000B03B0">
        <w:t xml:space="preserve">” para fazer a seleção dinâmica de classificador (DCS). A ideia é estimar a precisão de classificação de cada classificador em regiões locais definidas pelo </w:t>
      </w:r>
      <w:r w:rsidRPr="00F2154D">
        <w:rPr>
          <w:i/>
        </w:rPr>
        <w:t>k-NN</w:t>
      </w:r>
      <w:r w:rsidRPr="000B03B0">
        <w:t xml:space="preserve"> no conjunto de treinamento, para a descrição original do método, ou para o conjunto de validação, de acordo com o sistema de seleção dinâmica descrito anteriormente. A estimativa da precisão local pode ser realizada de duas maneiras: usando a precisão </w:t>
      </w:r>
      <w:r w:rsidRPr="000B03B0">
        <w:lastRenderedPageBreak/>
        <w:t>local total (</w:t>
      </w:r>
      <w:r w:rsidRPr="00F2154D">
        <w:rPr>
          <w:i/>
        </w:rPr>
        <w:t>OLA</w:t>
      </w:r>
      <w:r w:rsidRPr="000B03B0">
        <w:t>) ou a precisão local da classe (</w:t>
      </w:r>
      <w:r w:rsidRPr="00F2154D">
        <w:rPr>
          <w:i/>
        </w:rPr>
        <w:t>LCA</w:t>
      </w:r>
      <w:r w:rsidRPr="000B03B0">
        <w:t xml:space="preserve">). O </w:t>
      </w:r>
      <w:r w:rsidRPr="00F2154D">
        <w:rPr>
          <w:i/>
        </w:rPr>
        <w:t>OLA</w:t>
      </w:r>
      <w:r w:rsidRPr="000B03B0">
        <w:t xml:space="preserve"> computa percentual de acerto dos vizinhos da amostra de teste para cada classificador. O </w:t>
      </w:r>
      <w:r w:rsidRPr="00F2154D">
        <w:rPr>
          <w:i/>
        </w:rPr>
        <w:t>LCA</w:t>
      </w:r>
      <w:r w:rsidRPr="000B03B0">
        <w:t xml:space="preserve"> computa o percentual de classificações corretas realizados pelo classificador com relação à classe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0B03B0">
        <w:t xml:space="preserve"> de saída da amostra de teste dada por esse classificador. Da mesma forma. Em ambos os métodos o classificador que tiver a maior precisão local é selecionado.</w:t>
      </w:r>
    </w:p>
    <w:p w:rsidR="00937118" w:rsidRPr="000B03B0" w:rsidRDefault="00937118" w:rsidP="000D0A4F">
      <w:pPr>
        <w:ind w:firstLine="708"/>
      </w:pPr>
      <w:r w:rsidRPr="000B03B0">
        <w:t xml:space="preserve">Como visto esse é um método </w:t>
      </w:r>
      <w:r w:rsidRPr="00F2154D">
        <w:rPr>
          <w:i/>
        </w:rPr>
        <w:t>DCS</w:t>
      </w:r>
      <w:r w:rsidRPr="000B03B0">
        <w:t xml:space="preserve">, ou seja, seleciona apenas um classificador. No entanto, a seleção de um único classificador pode tornar a classificação mais propensa a erros. Sendo assim, a seguir será descrita uma proposta de utilização dos métodos </w:t>
      </w:r>
      <w:r w:rsidRPr="00F2154D">
        <w:rPr>
          <w:i/>
        </w:rPr>
        <w:t>DCS-LA</w:t>
      </w:r>
      <w:r w:rsidRPr="000B03B0">
        <w:t xml:space="preserve"> (</w:t>
      </w:r>
      <w:r w:rsidRPr="00F2154D">
        <w:rPr>
          <w:i/>
        </w:rPr>
        <w:t>OLA</w:t>
      </w:r>
      <w:r w:rsidRPr="000B03B0">
        <w:t xml:space="preserve"> e </w:t>
      </w:r>
      <w:r w:rsidRPr="00F2154D">
        <w:rPr>
          <w:i/>
        </w:rPr>
        <w:t>LCA</w:t>
      </w:r>
      <w:r w:rsidRPr="000B03B0">
        <w:t>) para a seleção dinâmica de ensemble (</w:t>
      </w:r>
      <w:r w:rsidRPr="00F2154D">
        <w:rPr>
          <w:i/>
        </w:rPr>
        <w:t>DES</w:t>
      </w:r>
      <w:r w:rsidRPr="000B03B0">
        <w:t>).</w:t>
      </w:r>
    </w:p>
    <w:p w:rsidR="00937118" w:rsidRPr="000B03B0" w:rsidRDefault="00937118" w:rsidP="000D0A4F">
      <w:pPr>
        <w:ind w:firstLine="708"/>
      </w:pPr>
      <w:r w:rsidRPr="000B03B0">
        <w:t xml:space="preserve">Para entender a ideia da abordagem do método </w:t>
      </w:r>
      <w:r w:rsidRPr="00F2154D">
        <w:rPr>
          <w:i/>
        </w:rPr>
        <w:t>DES</w:t>
      </w:r>
      <w:r w:rsidRPr="000B03B0">
        <w:t xml:space="preserve"> proposto a seguir, primeiro é preciso saber que os métodos </w:t>
      </w:r>
      <w:r w:rsidRPr="00F2154D">
        <w:rPr>
          <w:i/>
        </w:rPr>
        <w:t>OLA</w:t>
      </w:r>
      <w:r w:rsidRPr="000B03B0">
        <w:t xml:space="preserve"> e </w:t>
      </w:r>
      <w:r w:rsidRPr="00F2154D">
        <w:rPr>
          <w:i/>
        </w:rPr>
        <w:t>LCA</w:t>
      </w:r>
      <w:r w:rsidRPr="000B03B0">
        <w:t xml:space="preserve"> descritos acima usam uma abordagem de ranking de classificadores. O </w:t>
      </w:r>
      <w:r w:rsidRPr="00F2154D">
        <w:rPr>
          <w:i/>
        </w:rPr>
        <w:t>ranking</w:t>
      </w:r>
      <w:r w:rsidRPr="000B03B0">
        <w:t xml:space="preserve"> é construído ordenando os classificadores pela estimativa da precisão local, em que o classificador com a maior precisão local estará no topo do </w:t>
      </w:r>
      <w:r w:rsidRPr="00F2154D">
        <w:rPr>
          <w:i/>
        </w:rPr>
        <w:t>rank</w:t>
      </w:r>
      <w:r w:rsidRPr="000B03B0">
        <w:t xml:space="preserve">. Portanto o método original </w:t>
      </w:r>
      <w:r w:rsidRPr="00F2154D">
        <w:rPr>
          <w:i/>
        </w:rPr>
        <w:t>DCS-LA</w:t>
      </w:r>
      <w:r w:rsidRPr="000B03B0">
        <w:t xml:space="preserve"> seleciona apenas o primeiro classificador do ranking. Sendo assim, uma adaptação simplificada dos métodos </w:t>
      </w:r>
      <w:r w:rsidRPr="00F2154D">
        <w:rPr>
          <w:i/>
        </w:rPr>
        <w:t>DCS-LA</w:t>
      </w:r>
      <w:r w:rsidRPr="000B03B0">
        <w:t xml:space="preserve"> para um </w:t>
      </w:r>
      <w:r w:rsidRPr="00F2154D">
        <w:rPr>
          <w:i/>
        </w:rPr>
        <w:t>DES</w:t>
      </w:r>
      <w:r w:rsidRPr="000B03B0">
        <w:t xml:space="preserve"> poderia ser simplesmente selecionar os </w:t>
      </w:r>
      <m:oMath>
        <m:r>
          <w:rPr>
            <w:rFonts w:ascii="Cambria Math" w:hAnsi="Cambria Math"/>
          </w:rPr>
          <m:t>N</m:t>
        </m:r>
      </m:oMath>
      <w:r w:rsidRPr="000B03B0">
        <w:t xml:space="preserve"> primeiros classificadores do ranking, com </w:t>
      </w:r>
      <m:oMath>
        <m:r>
          <w:rPr>
            <w:rFonts w:ascii="Cambria Math" w:hAnsi="Cambria Math"/>
          </w:rPr>
          <m:t>N≤L</m:t>
        </m:r>
      </m:oMath>
      <w:r w:rsidRPr="000B03B0">
        <w:t xml:space="preserve">. No entanto, essa abordagem não é robusta o suficiente para a seleção dinâmica de ensemble, podendo não dar bons resultados. Para entender melhor porque essa ideia pode falhar, na próxima seção será feita uma analogia da seleção de classificadores com a seleção de características ou </w:t>
      </w:r>
      <w:r w:rsidRPr="00F2154D">
        <w:rPr>
          <w:i/>
        </w:rPr>
        <w:t>FSS</w:t>
      </w:r>
      <w:r w:rsidRPr="000B03B0">
        <w:t xml:space="preserve"> (</w:t>
      </w:r>
      <w:r w:rsidRPr="00F2154D">
        <w:rPr>
          <w:i/>
        </w:rPr>
        <w:t>Feature Subset Selection</w:t>
      </w:r>
      <w:r w:rsidRPr="000B03B0">
        <w:t xml:space="preserve">). Em seguida será explicado o método </w:t>
      </w:r>
      <w:r w:rsidRPr="00F2154D">
        <w:rPr>
          <w:i/>
        </w:rPr>
        <w:t>IWSS</w:t>
      </w:r>
      <w:r w:rsidRPr="000B03B0">
        <w:t xml:space="preserve"> </w:t>
      </w:r>
      <w:r w:rsidR="00CC79CD" w:rsidRPr="000B03B0">
        <w:t>(</w:t>
      </w:r>
      <w:r w:rsidR="00CC79CD" w:rsidRPr="00F2154D">
        <w:rPr>
          <w:i/>
        </w:rPr>
        <w:t>Incremental Wrapper Subset Selection</w:t>
      </w:r>
      <w:r w:rsidR="00CC79CD">
        <w:t xml:space="preserve">) </w:t>
      </w:r>
      <w:r w:rsidRPr="000B03B0">
        <w:t xml:space="preserve">para a seleção de atributos para então apresentar o método proposto. </w:t>
      </w:r>
    </w:p>
    <w:p w:rsidR="00937118" w:rsidRPr="000B03B0" w:rsidRDefault="00937118" w:rsidP="000D0A4F">
      <w:pPr>
        <w:pStyle w:val="TCap33"/>
      </w:pPr>
      <w:bookmarkStart w:id="85" w:name="_Toc311537995"/>
      <w:r w:rsidRPr="000B03B0">
        <w:t>Analogia DES com FSS</w:t>
      </w:r>
      <w:bookmarkEnd w:id="85"/>
    </w:p>
    <w:p w:rsidR="00937118" w:rsidRPr="000B03B0" w:rsidRDefault="00937118" w:rsidP="00937118">
      <w:r w:rsidRPr="000B03B0">
        <w:t>A seleção subconjunto de características (</w:t>
      </w:r>
      <w:r w:rsidRPr="00F2154D">
        <w:rPr>
          <w:i/>
        </w:rPr>
        <w:t>FSS</w:t>
      </w:r>
      <w:r w:rsidR="00F76890">
        <w:rPr>
          <w:i/>
        </w:rPr>
        <w:t xml:space="preserve"> – Feature Subset Selection</w:t>
      </w:r>
      <w:r w:rsidRPr="000B03B0">
        <w:t xml:space="preserve">) apresenta algumas semelhanças com a seleção de classificadores como, por exemplo, melhorar a precisão de classificação selecionando os membros de um conjunto original em um subconjunto. Na seleção de características, os atributos são os membros do conjunto, e a importância da seleção é reduzir a quantidade de atributos, consequentemente reduzindo a base, mantendo apenas os atributos que em conjunto apresentem um bom desempenho. Assim, a seleção de características visa eliminar os atributos redundantes ou indesejáveis sem prejudicar o desempenho de classificação. </w:t>
      </w:r>
    </w:p>
    <w:p w:rsidR="00937118" w:rsidRPr="000B03B0" w:rsidRDefault="00937118" w:rsidP="000D0A4F">
      <w:pPr>
        <w:ind w:firstLine="708"/>
      </w:pPr>
      <w:r w:rsidRPr="000B03B0">
        <w:lastRenderedPageBreak/>
        <w:t>Não há uma garantia que selecionar apenas os atributos que são considerados bons ou discriminantes individualmente seja a melhor solução de subconjunto. Pode acontecer que um subconjunto de características que tenha um atributo que é fraco ou pouco discriminante individualmente tenha um desempenho melhor que um subconjunto apenas com os melhores atributos individuais. Isso ocorre devido ao atributo fraco tornar-se relevante dado outro atributo. Portanto, não se pode afirmar que um atributo que seja ruim ou pouco discriminante não seja selecionado para o subconjunto de características.</w:t>
      </w:r>
    </w:p>
    <w:p w:rsidR="00937118" w:rsidRPr="000B03B0" w:rsidRDefault="00937118" w:rsidP="000D0A4F">
      <w:pPr>
        <w:ind w:firstLine="708"/>
      </w:pPr>
      <w:r w:rsidRPr="000B03B0">
        <w:t xml:space="preserve">Da mesma forma, para a seleção de classificadores o melhor subconjunto de classificadores para classificar uma amostra de teste </w:t>
      </w:r>
      <m:oMath>
        <m:r>
          <w:rPr>
            <w:rFonts w:ascii="Cambria Math" w:hAnsi="Cambria Math"/>
          </w:rPr>
          <m:t>X</m:t>
        </m:r>
      </m:oMath>
      <w:r w:rsidRPr="000B03B0">
        <w:t xml:space="preserve">, não necessariamente terá que conter apenas os </w:t>
      </w:r>
      <m:oMath>
        <m:r>
          <w:rPr>
            <w:rFonts w:ascii="Cambria Math" w:hAnsi="Cambria Math"/>
          </w:rPr>
          <m:t>N</m:t>
        </m:r>
      </m:oMath>
      <w:r w:rsidRPr="000B03B0">
        <w:t xml:space="preserve"> melhores classificadores que classificam os seus vizinhos. Pois, um classificador que é fraco, também pode se tornar relevante para o subconjunto de classificadores. Dessa forma, a busca pelo subconjunto de classificadores deve tomar outra abordagem do que apenas apostar nos </w:t>
      </w:r>
      <m:oMath>
        <m:r>
          <w:rPr>
            <w:rFonts w:ascii="Cambria Math" w:hAnsi="Cambria Math"/>
          </w:rPr>
          <m:t>N</m:t>
        </m:r>
      </m:oMath>
      <w:r w:rsidRPr="000B03B0">
        <w:t xml:space="preserve"> melhores classificadores computados pelos métodos </w:t>
      </w:r>
      <w:r w:rsidRPr="00F2154D">
        <w:rPr>
          <w:i/>
        </w:rPr>
        <w:t>OLA</w:t>
      </w:r>
      <w:r w:rsidRPr="000B03B0">
        <w:t xml:space="preserve"> e </w:t>
      </w:r>
      <w:r w:rsidRPr="00F2154D">
        <w:rPr>
          <w:i/>
        </w:rPr>
        <w:t>LCA</w:t>
      </w:r>
      <w:r w:rsidRPr="000B03B0">
        <w:t xml:space="preserve">. </w:t>
      </w:r>
    </w:p>
    <w:p w:rsidR="00937118" w:rsidRPr="000B03B0" w:rsidRDefault="00937118" w:rsidP="000D0A4F">
      <w:pPr>
        <w:pStyle w:val="TCap33"/>
      </w:pPr>
      <w:bookmarkStart w:id="86" w:name="_Toc311537996"/>
      <w:r w:rsidRPr="000B03B0">
        <w:t>IWSS</w:t>
      </w:r>
      <w:bookmarkEnd w:id="86"/>
    </w:p>
    <w:p w:rsidR="00937118" w:rsidRPr="000B03B0" w:rsidRDefault="00937118" w:rsidP="00937118">
      <w:r w:rsidRPr="000B03B0">
        <w:t xml:space="preserve">Em problemas de </w:t>
      </w:r>
      <w:r w:rsidRPr="00F2154D">
        <w:rPr>
          <w:i/>
        </w:rPr>
        <w:t>FSS</w:t>
      </w:r>
      <w:r w:rsidRPr="000B03B0">
        <w:t>, devido à alta cardinalidade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0B03B0">
        <w:t xml:space="preserve">) do espaço de busca, a busca exaustiva é intratável mesmo para valores moderados de </w:t>
      </w:r>
      <m:oMath>
        <m:r>
          <w:rPr>
            <w:rFonts w:ascii="Cambria Math" w:hAnsi="Cambria Math"/>
          </w:rPr>
          <m:t>n</m:t>
        </m:r>
      </m:oMath>
      <w:r w:rsidRPr="000B03B0">
        <w:t xml:space="preserve"> atributos, então diferentes estratégias de busca são empregadas para esse problema. Os algoritmos de </w:t>
      </w:r>
      <w:r w:rsidRPr="00F2154D">
        <w:rPr>
          <w:i/>
        </w:rPr>
        <w:t>FSS</w:t>
      </w:r>
      <w:r w:rsidRPr="000B03B0">
        <w:t xml:space="preserve"> resultam da combinação de (1) um método de busca e (2) uma estratégia de avaliação para pontuar a importância dos atributos candidatos. </w:t>
      </w:r>
    </w:p>
    <w:p w:rsidR="00937118" w:rsidRPr="000B03B0" w:rsidRDefault="00937118" w:rsidP="000D0A4F">
      <w:pPr>
        <w:ind w:firstLine="708"/>
      </w:pPr>
      <w:r w:rsidRPr="000B03B0">
        <w:t xml:space="preserve">A avaliação das características pode ser realizada na forma de filtro ou </w:t>
      </w:r>
      <w:r w:rsidRPr="009F592F">
        <w:rPr>
          <w:i/>
        </w:rPr>
        <w:t>wrapper</w:t>
      </w:r>
      <w:r w:rsidRPr="000B03B0">
        <w:t xml:space="preserve">. Na abordagem do filtro, a importância de um atributo ou conjunto de atributos é estimada pelas propriedades intrínsecas dos dados, enquanto que na abordagem </w:t>
      </w:r>
      <w:r w:rsidRPr="009F592F">
        <w:rPr>
          <w:i/>
        </w:rPr>
        <w:t>wrapper</w:t>
      </w:r>
      <w:r w:rsidRPr="000B03B0">
        <w:t xml:space="preserve"> a importância de um determinado subconjunto é obtida através da aprendizagem e avaliação de um classificador usando apenas as variáveis incluídas no subconjunto proposto. </w:t>
      </w:r>
    </w:p>
    <w:p w:rsidR="00937118" w:rsidRPr="000B03B0" w:rsidRDefault="00937118" w:rsidP="000D0A4F">
      <w:pPr>
        <w:ind w:firstLine="708"/>
      </w:pPr>
      <w:r w:rsidRPr="000B03B0">
        <w:t xml:space="preserve">Uma vez que os subconjuntos candidatos são pontuados (usando um filtro ou </w:t>
      </w:r>
      <w:r w:rsidRPr="00F2154D">
        <w:rPr>
          <w:i/>
        </w:rPr>
        <w:t>wrapper</w:t>
      </w:r>
      <w:r w:rsidRPr="000B03B0">
        <w:t xml:space="preserve">), um grande número de estratégias de busca pode ser usado para procurar um subconjunto (quase) ideal, entre elas a está a estratégia incremental. Esta estratégia </w:t>
      </w:r>
      <w:r w:rsidRPr="000B03B0">
        <w:lastRenderedPageBreak/>
        <w:t xml:space="preserve">utiliza um </w:t>
      </w:r>
      <w:r w:rsidRPr="00F2154D">
        <w:rPr>
          <w:i/>
        </w:rPr>
        <w:t>rank</w:t>
      </w:r>
      <w:r w:rsidRPr="000B03B0">
        <w:t xml:space="preserve">, medida de filtro, e avalições dos subconjuntos candidatos na forma de wrapper. </w:t>
      </w:r>
    </w:p>
    <w:p w:rsidR="00937118" w:rsidRPr="000B03B0" w:rsidRDefault="00937118" w:rsidP="000D0A4F">
      <w:pPr>
        <w:ind w:firstLine="708"/>
      </w:pPr>
      <w:r w:rsidRPr="000B03B0">
        <w:t xml:space="preserve">O </w:t>
      </w:r>
      <w:r w:rsidRPr="00F2154D">
        <w:rPr>
          <w:i/>
        </w:rPr>
        <w:t>IWSS</w:t>
      </w:r>
      <w:r w:rsidRPr="000B03B0">
        <w:t xml:space="preserve"> (</w:t>
      </w:r>
      <w:r w:rsidRPr="00F2154D">
        <w:rPr>
          <w:i/>
        </w:rPr>
        <w:t>Incremental Wrapper Subset Selection</w:t>
      </w:r>
      <w:r w:rsidRPr="000B03B0">
        <w:t>)</w:t>
      </w:r>
      <w:r w:rsidR="00F76890">
        <w:t xml:space="preserve"> </w:t>
      </w:r>
      <w:sdt>
        <w:sdtPr>
          <w:id w:val="-355666845"/>
          <w:citation/>
        </w:sdtPr>
        <w:sdtEndPr/>
        <w:sdtContent>
          <w:r w:rsidR="00F76890">
            <w:fldChar w:fldCharType="begin"/>
          </w:r>
          <w:r w:rsidR="00F76890">
            <w:instrText xml:space="preserve"> CITATION Rui06 \l 1046 </w:instrText>
          </w:r>
          <w:r w:rsidR="00F76890">
            <w:fldChar w:fldCharType="separate"/>
          </w:r>
          <w:r w:rsidR="00F76890">
            <w:rPr>
              <w:noProof/>
            </w:rPr>
            <w:t>(RUIZ, RIQUELME e AGUILAR-RUIZ, 2006)</w:t>
          </w:r>
          <w:r w:rsidR="00F76890">
            <w:fldChar w:fldCharType="end"/>
          </w:r>
        </w:sdtContent>
      </w:sdt>
      <w:r w:rsidRPr="000B03B0">
        <w:t xml:space="preserve"> é um método que utiliza a estratégia incremental para a seleção de subconjunto de características. Este método funciona em duas etapas:</w:t>
      </w:r>
    </w:p>
    <w:p w:rsidR="00535272" w:rsidRDefault="00937118" w:rsidP="000D0A4F">
      <w:pPr>
        <w:pStyle w:val="PargrafodaLista"/>
        <w:numPr>
          <w:ilvl w:val="0"/>
          <w:numId w:val="20"/>
        </w:numPr>
      </w:pPr>
      <w:r w:rsidRPr="00F2154D">
        <w:rPr>
          <w:i/>
        </w:rPr>
        <w:t>Filtro</w:t>
      </w:r>
      <w:r w:rsidRPr="000B03B0">
        <w:t xml:space="preserve">: é avaliado cada variável independentemente com relação à classe, a fim de criar um ranking. A incerteza simétrica </w:t>
      </w:r>
      <m:oMath>
        <m:r>
          <w:rPr>
            <w:rFonts w:ascii="Cambria Math" w:hAnsi="Cambria Math"/>
          </w:rPr>
          <m:t>SU( )</m:t>
        </m:r>
      </m:oMath>
      <w:r w:rsidRPr="000B03B0">
        <w:t xml:space="preserve"> é geralmente a medida de pontuação utilizada para o ranqueamento do atributo de acordo com sua importância.</w:t>
      </w:r>
    </w:p>
    <w:p w:rsidR="00937118" w:rsidRPr="000B03B0" w:rsidRDefault="00937118" w:rsidP="000D0A4F">
      <w:pPr>
        <w:pStyle w:val="PargrafodaLista"/>
        <w:numPr>
          <w:ilvl w:val="0"/>
          <w:numId w:val="20"/>
        </w:numPr>
      </w:pPr>
      <w:r w:rsidRPr="00F2154D">
        <w:rPr>
          <w:i/>
        </w:rPr>
        <w:t>Wrapper</w:t>
      </w:r>
      <w:r w:rsidRPr="000B03B0">
        <w:t xml:space="preserve">: o subconjunto </w:t>
      </w:r>
      <m:oMath>
        <m:r>
          <w:rPr>
            <w:rFonts w:ascii="Cambria Math" w:hAnsi="Cambria Math"/>
          </w:rPr>
          <m:t>S</m:t>
        </m:r>
      </m:oMath>
      <w:r w:rsidRPr="000B03B0">
        <w:t xml:space="preserve"> selecionado é inicializado com o primeiro atributo do ranking, então o algoritmo tenta iterativamente incluir em </w:t>
      </w:r>
      <m:oMath>
        <m:r>
          <w:rPr>
            <w:rFonts w:ascii="Cambria Math" w:hAnsi="Cambria Math"/>
          </w:rPr>
          <m:t>S</m:t>
        </m:r>
      </m:oMath>
      <w:r w:rsidRPr="000B03B0">
        <w:t xml:space="preserve"> o próximo atributo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sidRPr="000B03B0">
        <w:t xml:space="preserve"> do </w:t>
      </w:r>
      <w:r w:rsidRPr="00F2154D">
        <w:rPr>
          <w:i/>
        </w:rPr>
        <w:t>ranking</w:t>
      </w:r>
      <w:r w:rsidRPr="000B03B0">
        <w:t xml:space="preserve"> pela avaliação do desempenho do subconjunto aumentado </w:t>
      </w:r>
      <m:oMath>
        <m:sSub>
          <m:sSubPr>
            <m:ctrlPr>
              <w:rPr>
                <w:rFonts w:ascii="Cambria Math" w:hAnsi="Cambria Math"/>
                <w:i/>
                <w:iCs/>
              </w:rPr>
            </m:ctrlPr>
          </m:sSubPr>
          <m:e>
            <m:r>
              <w:rPr>
                <w:rFonts w:ascii="Cambria Math" w:hAnsi="Cambria Math"/>
              </w:rPr>
              <m:t>S</m:t>
            </m:r>
          </m:e>
          <m:sub>
            <m:r>
              <w:rPr>
                <w:rFonts w:ascii="Cambria Math" w:hAnsi="Cambria Math"/>
              </w:rPr>
              <m:t>aux</m:t>
            </m:r>
          </m:sub>
        </m:sSub>
        <m:r>
          <w:rPr>
            <w:rFonts w:ascii="Cambria Math" w:hAnsi="Cambria Math"/>
          </w:rPr>
          <m:t>=S∪{</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oMath>
      <w:r w:rsidRPr="000B03B0">
        <w:t xml:space="preserve">. A avaliação dos subconjuntos candidatos é feito na forma de wrapper, e se uma diferença positiva é obtida, então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sidRPr="000B03B0">
        <w:t xml:space="preserve"> é adicionado ao subconjunto </w:t>
      </w:r>
      <m:oMath>
        <m:r>
          <w:rPr>
            <w:rFonts w:ascii="Cambria Math" w:hAnsi="Cambria Math"/>
          </w:rPr>
          <m:t>S</m:t>
        </m:r>
      </m:oMath>
      <w:r w:rsidRPr="000B03B0">
        <w:t>, caso contrário é descartado.</w:t>
      </w:r>
    </w:p>
    <w:p w:rsidR="00937118" w:rsidRPr="000B03B0" w:rsidRDefault="00937118" w:rsidP="000D0A4F">
      <w:pPr>
        <w:ind w:firstLine="708"/>
      </w:pPr>
      <w:r w:rsidRPr="000B03B0">
        <w:t xml:space="preserve">Para exemplificar o algoritmo </w:t>
      </w:r>
      <w:r w:rsidRPr="00F2154D">
        <w:rPr>
          <w:i/>
        </w:rPr>
        <w:t>IWSS</w:t>
      </w:r>
      <w:r w:rsidRPr="000B03B0">
        <w:t xml:space="preserve">, assuma um problema com oito atributos </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8</m:t>
            </m:r>
          </m:sub>
        </m:sSub>
      </m:oMath>
      <w:r w:rsidRPr="000B03B0">
        <w:t xml:space="preserve">. Supondo que os seguintes valores são computados no passo do filtro: </w:t>
      </w:r>
      <m:oMath>
        <m:r>
          <w:rPr>
            <w:rFonts w:ascii="Cambria Math" w:hAnsi="Cambria Math"/>
          </w:rPr>
          <m:t>SU</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,C</m:t>
            </m:r>
          </m:e>
        </m:d>
        <m:r>
          <w:rPr>
            <w:rFonts w:ascii="Cambria Math" w:hAnsi="Cambria Math"/>
          </w:rPr>
          <m:t>=0.9</m:t>
        </m:r>
      </m:oMath>
      <w:r w:rsidRPr="000B03B0">
        <w:t xml:space="preserve">, </w:t>
      </w:r>
      <m:oMath>
        <m:r>
          <w:rPr>
            <w:rFonts w:ascii="Cambria Math" w:hAnsi="Cambria Math"/>
          </w:rPr>
          <m:t>SU</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,C</m:t>
            </m:r>
          </m:e>
        </m:d>
        <m:r>
          <w:rPr>
            <w:rFonts w:ascii="Cambria Math" w:hAnsi="Cambria Math"/>
          </w:rPr>
          <m:t>=0.8</m:t>
        </m:r>
      </m:oMath>
      <w:r w:rsidRPr="000B03B0">
        <w:t xml:space="preserve">, </w:t>
      </w:r>
      <m:oMath>
        <m:r>
          <w:rPr>
            <w:rFonts w:ascii="Cambria Math" w:hAnsi="Cambria Math"/>
          </w:rPr>
          <m:t>SU</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w:rPr>
                <w:rFonts w:ascii="Cambria Math" w:hAnsi="Cambria Math"/>
              </w:rPr>
              <m:t>,C</m:t>
            </m:r>
          </m:e>
        </m:d>
        <m:r>
          <w:rPr>
            <w:rFonts w:ascii="Cambria Math" w:hAnsi="Cambria Math"/>
          </w:rPr>
          <m:t>=0.6</m:t>
        </m:r>
      </m:oMath>
      <w:r w:rsidRPr="000B03B0">
        <w:t xml:space="preserve">, </w:t>
      </w:r>
      <m:oMath>
        <m:r>
          <w:rPr>
            <w:rFonts w:ascii="Cambria Math" w:hAnsi="Cambria Math"/>
          </w:rPr>
          <m:t>SU</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w:rPr>
                <w:rFonts w:ascii="Cambria Math" w:hAnsi="Cambria Math"/>
              </w:rPr>
              <m:t>,C</m:t>
            </m:r>
          </m:e>
        </m:d>
        <m:r>
          <w:rPr>
            <w:rFonts w:ascii="Cambria Math" w:hAnsi="Cambria Math"/>
          </w:rPr>
          <m:t>=0.5</m:t>
        </m:r>
      </m:oMath>
      <w:r w:rsidRPr="000B03B0">
        <w:t xml:space="preserve">, </w:t>
      </w:r>
      <m:oMath>
        <m:r>
          <w:rPr>
            <w:rFonts w:ascii="Cambria Math" w:hAnsi="Cambria Math"/>
          </w:rPr>
          <m:t>SU</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5</m:t>
                </m:r>
              </m:sub>
            </m:sSub>
            <m:r>
              <w:rPr>
                <w:rFonts w:ascii="Cambria Math" w:hAnsi="Cambria Math"/>
              </w:rPr>
              <m:t>,C</m:t>
            </m:r>
          </m:e>
        </m:d>
        <m:r>
          <w:rPr>
            <w:rFonts w:ascii="Cambria Math" w:hAnsi="Cambria Math"/>
          </w:rPr>
          <m:t>=0.4</m:t>
        </m:r>
      </m:oMath>
      <w:r w:rsidRPr="000B03B0">
        <w:t xml:space="preserve">, </w:t>
      </w:r>
      <m:oMath>
        <m:r>
          <w:rPr>
            <w:rFonts w:ascii="Cambria Math" w:hAnsi="Cambria Math"/>
          </w:rPr>
          <m:t>SU</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6</m:t>
                </m:r>
              </m:sub>
            </m:sSub>
            <m:r>
              <w:rPr>
                <w:rFonts w:ascii="Cambria Math" w:hAnsi="Cambria Math"/>
              </w:rPr>
              <m:t>,C</m:t>
            </m:r>
          </m:e>
        </m:d>
        <m:r>
          <w:rPr>
            <w:rFonts w:ascii="Cambria Math" w:hAnsi="Cambria Math"/>
          </w:rPr>
          <m:t>=0.2</m:t>
        </m:r>
      </m:oMath>
      <w:r w:rsidRPr="000B03B0">
        <w:t xml:space="preserve">, </w:t>
      </w:r>
      <m:oMath>
        <m:r>
          <w:rPr>
            <w:rFonts w:ascii="Cambria Math" w:hAnsi="Cambria Math"/>
          </w:rPr>
          <m:t>SU</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7</m:t>
                </m:r>
              </m:sub>
            </m:sSub>
            <m:r>
              <w:rPr>
                <w:rFonts w:ascii="Cambria Math" w:hAnsi="Cambria Math"/>
              </w:rPr>
              <m:t>,C</m:t>
            </m:r>
          </m:e>
        </m:d>
        <m:r>
          <w:rPr>
            <w:rFonts w:ascii="Cambria Math" w:hAnsi="Cambria Math"/>
          </w:rPr>
          <m:t>=0.1</m:t>
        </m:r>
      </m:oMath>
      <w:r w:rsidRPr="000B03B0">
        <w:t xml:space="preserve"> e </w:t>
      </w:r>
      <m:oMath>
        <m:r>
          <w:rPr>
            <w:rFonts w:ascii="Cambria Math" w:hAnsi="Cambria Math"/>
          </w:rPr>
          <m:t>SU</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8</m:t>
                </m:r>
              </m:sub>
            </m:sSub>
            <m:r>
              <w:rPr>
                <w:rFonts w:ascii="Cambria Math" w:hAnsi="Cambria Math"/>
              </w:rPr>
              <m:t>,C</m:t>
            </m:r>
          </m:e>
        </m:d>
        <m:r>
          <w:rPr>
            <w:rFonts w:ascii="Cambria Math" w:hAnsi="Cambria Math"/>
          </w:rPr>
          <m:t>=0.01</m:t>
        </m:r>
      </m:oMath>
      <w:r w:rsidRPr="000B03B0">
        <w:t xml:space="preserve">. Portanto o </w:t>
      </w:r>
      <w:r w:rsidRPr="00F2154D">
        <w:rPr>
          <w:i/>
        </w:rPr>
        <w:t>ranking</w:t>
      </w:r>
      <w:r w:rsidRPr="000B03B0">
        <w:t xml:space="preserve"> do filtro é </w:t>
      </w:r>
      <m:oMath>
        <m:r>
          <w:rPr>
            <w:rFonts w:ascii="Cambria Math" w:hAnsi="Cambria Math"/>
          </w:rPr>
          <m:t>r=</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8</m:t>
            </m:r>
          </m:sub>
        </m:sSub>
      </m:oMath>
      <w:r w:rsidRPr="000B03B0">
        <w:t xml:space="preserve">. Então a execução da fase do </w:t>
      </w:r>
      <w:r w:rsidRPr="00F2154D">
        <w:rPr>
          <w:i/>
        </w:rPr>
        <w:t>wrapper</w:t>
      </w:r>
      <w:r w:rsidRPr="000B03B0">
        <w:t xml:space="preserve"> é:</w:t>
      </w:r>
    </w:p>
    <w:p w:rsidR="00D007C2" w:rsidRDefault="00D007C2" w:rsidP="00696BB6">
      <w:pPr>
        <w:pStyle w:val="Legenda"/>
        <w:keepNext/>
        <w:jc w:val="center"/>
      </w:pPr>
      <w:bookmarkStart w:id="87" w:name="_Toc311538027"/>
      <w:r w:rsidRPr="00696BB6">
        <w:rPr>
          <w:b/>
        </w:rPr>
        <w:t xml:space="preserve">Tabela </w:t>
      </w:r>
      <w:r w:rsidRPr="00696BB6">
        <w:rPr>
          <w:b/>
        </w:rPr>
        <w:fldChar w:fldCharType="begin"/>
      </w:r>
      <w:r w:rsidRPr="00696BB6">
        <w:rPr>
          <w:b/>
        </w:rPr>
        <w:instrText xml:space="preserve"> SEQ Tabela \* ARABIC </w:instrText>
      </w:r>
      <w:r w:rsidRPr="00696BB6">
        <w:rPr>
          <w:b/>
        </w:rPr>
        <w:fldChar w:fldCharType="separate"/>
      </w:r>
      <w:r w:rsidR="007C552A">
        <w:rPr>
          <w:b/>
          <w:noProof/>
        </w:rPr>
        <w:t>1</w:t>
      </w:r>
      <w:r w:rsidRPr="00696BB6">
        <w:rPr>
          <w:b/>
        </w:rPr>
        <w:fldChar w:fldCharType="end"/>
      </w:r>
      <w:r>
        <w:t xml:space="preserve"> Iterações </w:t>
      </w:r>
      <w:r w:rsidRPr="009F592F">
        <w:rPr>
          <w:i/>
        </w:rPr>
        <w:t>wrapper</w:t>
      </w:r>
      <w:r>
        <w:t xml:space="preserve"> do </w:t>
      </w:r>
      <w:r w:rsidRPr="009F592F">
        <w:rPr>
          <w:i/>
        </w:rPr>
        <w:t>IWSS</w:t>
      </w:r>
      <w:r>
        <w:t>.</w:t>
      </w:r>
      <w:bookmarkEnd w:id="87"/>
    </w:p>
    <w:tbl>
      <w:tblPr>
        <w:tblStyle w:val="Tabelacomgrade"/>
        <w:tblW w:w="8505" w:type="dxa"/>
        <w:tblInd w:w="108" w:type="dxa"/>
        <w:tblLayout w:type="fixed"/>
        <w:tblLook w:val="04A0" w:firstRow="1" w:lastRow="0" w:firstColumn="1" w:lastColumn="0" w:noHBand="0" w:noVBand="1"/>
      </w:tblPr>
      <w:tblGrid>
        <w:gridCol w:w="706"/>
        <w:gridCol w:w="995"/>
        <w:gridCol w:w="1985"/>
        <w:gridCol w:w="1134"/>
        <w:gridCol w:w="1276"/>
        <w:gridCol w:w="2409"/>
      </w:tblGrid>
      <w:tr w:rsidR="00937118" w:rsidRPr="000B03B0" w:rsidTr="000D0A4F">
        <w:trPr>
          <w:trHeight w:val="510"/>
        </w:trPr>
        <w:tc>
          <w:tcPr>
            <w:tcW w:w="706" w:type="dxa"/>
            <w:vAlign w:val="center"/>
          </w:tcPr>
          <w:p w:rsidR="00937118" w:rsidRPr="00696BB6" w:rsidRDefault="00937118" w:rsidP="00696BB6">
            <w:pPr>
              <w:pStyle w:val="SemEspaamento"/>
              <w:jc w:val="center"/>
              <w:rPr>
                <w:b/>
                <w:sz w:val="20"/>
              </w:rPr>
            </w:pPr>
            <w:r w:rsidRPr="00696BB6">
              <w:rPr>
                <w:b/>
                <w:sz w:val="20"/>
              </w:rPr>
              <w:t>Passo</w:t>
            </w:r>
          </w:p>
        </w:tc>
        <w:tc>
          <w:tcPr>
            <w:tcW w:w="995" w:type="dxa"/>
            <w:vAlign w:val="center"/>
          </w:tcPr>
          <w:p w:rsidR="00937118" w:rsidRPr="00696BB6" w:rsidRDefault="00937118" w:rsidP="00696BB6">
            <w:pPr>
              <w:pStyle w:val="SemEspaamento"/>
              <w:jc w:val="center"/>
              <w:rPr>
                <w:b/>
                <w:sz w:val="20"/>
              </w:rPr>
            </w:pPr>
            <w:r w:rsidRPr="00696BB6">
              <w:rPr>
                <w:b/>
                <w:sz w:val="20"/>
              </w:rPr>
              <w:t>Atributo testado</w:t>
            </w:r>
          </w:p>
        </w:tc>
        <w:tc>
          <w:tcPr>
            <w:tcW w:w="1985" w:type="dxa"/>
            <w:vAlign w:val="center"/>
          </w:tcPr>
          <w:p w:rsidR="00937118" w:rsidRPr="00696BB6" w:rsidRDefault="00937118" w:rsidP="00696BB6">
            <w:pPr>
              <w:pStyle w:val="SemEspaamento"/>
              <w:jc w:val="center"/>
              <w:rPr>
                <w:b/>
                <w:sz w:val="20"/>
              </w:rPr>
            </w:pPr>
            <w:r w:rsidRPr="00696BB6">
              <w:rPr>
                <w:b/>
                <w:sz w:val="20"/>
              </w:rPr>
              <w:t>Subconjunto testado</w:t>
            </w:r>
          </w:p>
        </w:tc>
        <w:tc>
          <w:tcPr>
            <w:tcW w:w="1134" w:type="dxa"/>
            <w:vAlign w:val="center"/>
          </w:tcPr>
          <w:p w:rsidR="00937118" w:rsidRPr="00696BB6" w:rsidRDefault="00937118" w:rsidP="00696BB6">
            <w:pPr>
              <w:pStyle w:val="SemEspaamento"/>
              <w:jc w:val="center"/>
              <w:rPr>
                <w:b/>
                <w:sz w:val="20"/>
              </w:rPr>
            </w:pPr>
            <w:r w:rsidRPr="00696BB6">
              <w:rPr>
                <w:b/>
                <w:sz w:val="20"/>
              </w:rPr>
              <w:t>Precisão</w:t>
            </w:r>
          </w:p>
        </w:tc>
        <w:tc>
          <w:tcPr>
            <w:tcW w:w="1276" w:type="dxa"/>
            <w:vAlign w:val="center"/>
          </w:tcPr>
          <w:p w:rsidR="00937118" w:rsidRPr="00696BB6" w:rsidRDefault="00937118" w:rsidP="00696BB6">
            <w:pPr>
              <w:pStyle w:val="SemEspaamento"/>
              <w:jc w:val="center"/>
              <w:rPr>
                <w:b/>
                <w:sz w:val="20"/>
              </w:rPr>
            </w:pPr>
            <w:r w:rsidRPr="00696BB6">
              <w:rPr>
                <w:b/>
                <w:sz w:val="20"/>
              </w:rPr>
              <w:t>Decisão</w:t>
            </w:r>
          </w:p>
        </w:tc>
        <w:tc>
          <w:tcPr>
            <w:tcW w:w="2409" w:type="dxa"/>
            <w:vAlign w:val="center"/>
          </w:tcPr>
          <w:p w:rsidR="00937118" w:rsidRPr="00696BB6" w:rsidRDefault="00937118" w:rsidP="00696BB6">
            <w:pPr>
              <w:pStyle w:val="SemEspaamento"/>
              <w:jc w:val="center"/>
              <w:rPr>
                <w:b/>
                <w:sz w:val="20"/>
              </w:rPr>
            </w:pPr>
            <w:r w:rsidRPr="00696BB6">
              <w:rPr>
                <w:b/>
                <w:sz w:val="20"/>
              </w:rPr>
              <w:t>Subconjunto resultante</w:t>
            </w:r>
          </w:p>
        </w:tc>
      </w:tr>
      <w:tr w:rsidR="00937118" w:rsidRPr="000B03B0" w:rsidTr="000D0A4F">
        <w:tc>
          <w:tcPr>
            <w:tcW w:w="706" w:type="dxa"/>
          </w:tcPr>
          <w:p w:rsidR="00937118" w:rsidRPr="000B03B0" w:rsidRDefault="00937118" w:rsidP="00696BB6">
            <w:pPr>
              <w:pStyle w:val="SemEspaamento"/>
              <w:jc w:val="center"/>
            </w:pPr>
            <w:r w:rsidRPr="000B03B0">
              <w:t>1</w:t>
            </w:r>
          </w:p>
        </w:tc>
        <w:tc>
          <w:tcPr>
            <w:tcW w:w="995" w:type="dxa"/>
          </w:tcPr>
          <w:p w:rsidR="00937118" w:rsidRPr="000B03B0" w:rsidRDefault="007C552A" w:rsidP="00696BB6">
            <w:pPr>
              <w:pStyle w:val="SemEspaamento"/>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oMath>
            </m:oMathPara>
          </w:p>
        </w:tc>
        <w:tc>
          <w:tcPr>
            <w:tcW w:w="1985" w:type="dxa"/>
          </w:tcPr>
          <w:p w:rsidR="00937118" w:rsidRPr="000B03B0" w:rsidRDefault="00937118" w:rsidP="00696BB6">
            <w:pPr>
              <w:pStyle w:val="SemEspaamento"/>
              <w:jc w:val="center"/>
            </w:pPr>
            <m:oMathPara>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oMath>
            </m:oMathPara>
          </w:p>
        </w:tc>
        <w:tc>
          <w:tcPr>
            <w:tcW w:w="1134" w:type="dxa"/>
          </w:tcPr>
          <w:p w:rsidR="00937118" w:rsidRPr="000B03B0" w:rsidRDefault="00937118" w:rsidP="00696BB6">
            <w:pPr>
              <w:pStyle w:val="SemEspaamento"/>
              <w:jc w:val="center"/>
            </w:pPr>
            <w:r w:rsidRPr="000B03B0">
              <w:t>0.6</w:t>
            </w:r>
          </w:p>
        </w:tc>
        <w:tc>
          <w:tcPr>
            <w:tcW w:w="1276" w:type="dxa"/>
          </w:tcPr>
          <w:p w:rsidR="00937118" w:rsidRPr="000B03B0" w:rsidRDefault="00937118" w:rsidP="00696BB6">
            <w:pPr>
              <w:pStyle w:val="SemEspaamento"/>
              <w:jc w:val="center"/>
            </w:pPr>
            <w:r w:rsidRPr="000B03B0">
              <w:t>Aceito</w:t>
            </w:r>
          </w:p>
        </w:tc>
        <w:tc>
          <w:tcPr>
            <w:tcW w:w="2409" w:type="dxa"/>
          </w:tcPr>
          <w:p w:rsidR="00937118" w:rsidRPr="000B03B0" w:rsidRDefault="00937118" w:rsidP="00696BB6">
            <w:pPr>
              <w:pStyle w:val="SemEspaamento"/>
              <w:jc w:val="center"/>
            </w:pPr>
            <m:oMathPara>
              <m:oMath>
                <m:r>
                  <w:rPr>
                    <w:rFonts w:ascii="Cambria Math" w:hAnsi="Cambria Math"/>
                  </w:rPr>
                  <m:t>|S|={</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oMath>
            </m:oMathPara>
          </w:p>
        </w:tc>
      </w:tr>
      <w:tr w:rsidR="00937118" w:rsidRPr="000B03B0" w:rsidTr="000D0A4F">
        <w:tc>
          <w:tcPr>
            <w:tcW w:w="706" w:type="dxa"/>
          </w:tcPr>
          <w:p w:rsidR="00937118" w:rsidRPr="000B03B0" w:rsidRDefault="00937118" w:rsidP="00696BB6">
            <w:pPr>
              <w:pStyle w:val="SemEspaamento"/>
              <w:jc w:val="center"/>
            </w:pPr>
            <w:r w:rsidRPr="000B03B0">
              <w:t>2</w:t>
            </w:r>
          </w:p>
        </w:tc>
        <w:tc>
          <w:tcPr>
            <w:tcW w:w="995" w:type="dxa"/>
          </w:tcPr>
          <w:p w:rsidR="00937118" w:rsidRPr="000B03B0" w:rsidRDefault="007C552A" w:rsidP="00696BB6">
            <w:pPr>
              <w:pStyle w:val="SemEspaamento"/>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2</m:t>
                    </m:r>
                  </m:sub>
                </m:sSub>
              </m:oMath>
            </m:oMathPara>
          </w:p>
        </w:tc>
        <w:tc>
          <w:tcPr>
            <w:tcW w:w="1985" w:type="dxa"/>
          </w:tcPr>
          <w:p w:rsidR="00937118" w:rsidRPr="000B03B0" w:rsidRDefault="00937118" w:rsidP="00696BB6">
            <w:pPr>
              <w:pStyle w:val="SemEspaamento"/>
              <w:jc w:val="center"/>
            </w:pPr>
            <m:oMathPara>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oMath>
            </m:oMathPara>
          </w:p>
        </w:tc>
        <w:tc>
          <w:tcPr>
            <w:tcW w:w="1134" w:type="dxa"/>
          </w:tcPr>
          <w:p w:rsidR="00937118" w:rsidRPr="000B03B0" w:rsidRDefault="00937118" w:rsidP="00696BB6">
            <w:pPr>
              <w:pStyle w:val="SemEspaamento"/>
              <w:jc w:val="center"/>
            </w:pPr>
            <w:r w:rsidRPr="000B03B0">
              <w:t>0.7</w:t>
            </w:r>
          </w:p>
        </w:tc>
        <w:tc>
          <w:tcPr>
            <w:tcW w:w="1276" w:type="dxa"/>
          </w:tcPr>
          <w:p w:rsidR="00937118" w:rsidRPr="000B03B0" w:rsidRDefault="00937118" w:rsidP="00696BB6">
            <w:pPr>
              <w:pStyle w:val="SemEspaamento"/>
              <w:jc w:val="center"/>
            </w:pPr>
            <w:r w:rsidRPr="000B03B0">
              <w:t>Aceito</w:t>
            </w:r>
          </w:p>
        </w:tc>
        <w:tc>
          <w:tcPr>
            <w:tcW w:w="2409" w:type="dxa"/>
          </w:tcPr>
          <w:p w:rsidR="00937118" w:rsidRPr="000B03B0" w:rsidRDefault="00937118" w:rsidP="00696BB6">
            <w:pPr>
              <w:pStyle w:val="SemEspaamento"/>
              <w:jc w:val="center"/>
            </w:pPr>
            <m:oMathPara>
              <m:oMath>
                <m:r>
                  <w:rPr>
                    <w:rFonts w:ascii="Cambria Math" w:hAnsi="Cambria Math"/>
                  </w:rPr>
                  <m:t>|S|={</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oMath>
            </m:oMathPara>
          </w:p>
        </w:tc>
      </w:tr>
      <w:tr w:rsidR="00937118" w:rsidRPr="000B03B0" w:rsidTr="000D0A4F">
        <w:tc>
          <w:tcPr>
            <w:tcW w:w="706" w:type="dxa"/>
          </w:tcPr>
          <w:p w:rsidR="00937118" w:rsidRPr="000B03B0" w:rsidRDefault="00937118" w:rsidP="00696BB6">
            <w:pPr>
              <w:pStyle w:val="SemEspaamento"/>
              <w:jc w:val="center"/>
            </w:pPr>
            <w:r w:rsidRPr="000B03B0">
              <w:t>3</w:t>
            </w:r>
          </w:p>
        </w:tc>
        <w:tc>
          <w:tcPr>
            <w:tcW w:w="995" w:type="dxa"/>
          </w:tcPr>
          <w:p w:rsidR="00937118" w:rsidRPr="000B03B0" w:rsidRDefault="007C552A" w:rsidP="00696BB6">
            <w:pPr>
              <w:pStyle w:val="SemEspaamento"/>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3</m:t>
                    </m:r>
                  </m:sub>
                </m:sSub>
              </m:oMath>
            </m:oMathPara>
          </w:p>
        </w:tc>
        <w:tc>
          <w:tcPr>
            <w:tcW w:w="1985" w:type="dxa"/>
          </w:tcPr>
          <w:p w:rsidR="00937118" w:rsidRPr="000B03B0" w:rsidRDefault="00937118" w:rsidP="00696BB6">
            <w:pPr>
              <w:pStyle w:val="SemEspaamento"/>
              <w:jc w:val="center"/>
            </w:pPr>
            <m:oMathPara>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3</m:t>
                    </m:r>
                  </m:sub>
                </m:sSub>
                <m:r>
                  <w:rPr>
                    <w:rFonts w:ascii="Cambria Math" w:hAnsi="Cambria Math"/>
                  </w:rPr>
                  <m:t>}</m:t>
                </m:r>
              </m:oMath>
            </m:oMathPara>
          </w:p>
        </w:tc>
        <w:tc>
          <w:tcPr>
            <w:tcW w:w="1134" w:type="dxa"/>
          </w:tcPr>
          <w:p w:rsidR="00937118" w:rsidRPr="000B03B0" w:rsidRDefault="00937118" w:rsidP="00696BB6">
            <w:pPr>
              <w:pStyle w:val="SemEspaamento"/>
              <w:jc w:val="center"/>
            </w:pPr>
            <w:r w:rsidRPr="000B03B0">
              <w:t>0.68</w:t>
            </w:r>
          </w:p>
        </w:tc>
        <w:tc>
          <w:tcPr>
            <w:tcW w:w="1276" w:type="dxa"/>
          </w:tcPr>
          <w:p w:rsidR="00937118" w:rsidRPr="000B03B0" w:rsidRDefault="00937118" w:rsidP="00696BB6">
            <w:pPr>
              <w:pStyle w:val="SemEspaamento"/>
              <w:jc w:val="center"/>
            </w:pPr>
            <w:r w:rsidRPr="000B03B0">
              <w:t>Rejeitado</w:t>
            </w:r>
          </w:p>
        </w:tc>
        <w:tc>
          <w:tcPr>
            <w:tcW w:w="2409" w:type="dxa"/>
          </w:tcPr>
          <w:p w:rsidR="00937118" w:rsidRPr="000B03B0" w:rsidRDefault="00937118" w:rsidP="00696BB6">
            <w:pPr>
              <w:pStyle w:val="SemEspaamento"/>
              <w:jc w:val="center"/>
            </w:pPr>
            <m:oMathPara>
              <m:oMath>
                <m:r>
                  <w:rPr>
                    <w:rFonts w:ascii="Cambria Math" w:hAnsi="Cambria Math"/>
                  </w:rPr>
                  <m:t>|S|={</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oMath>
            </m:oMathPara>
          </w:p>
        </w:tc>
      </w:tr>
      <w:tr w:rsidR="00937118" w:rsidRPr="000B03B0" w:rsidTr="000D0A4F">
        <w:tc>
          <w:tcPr>
            <w:tcW w:w="706" w:type="dxa"/>
          </w:tcPr>
          <w:p w:rsidR="00937118" w:rsidRPr="000B03B0" w:rsidRDefault="00937118" w:rsidP="00696BB6">
            <w:pPr>
              <w:pStyle w:val="SemEspaamento"/>
              <w:jc w:val="center"/>
            </w:pPr>
            <w:r w:rsidRPr="000B03B0">
              <w:t>4</w:t>
            </w:r>
          </w:p>
        </w:tc>
        <w:tc>
          <w:tcPr>
            <w:tcW w:w="995" w:type="dxa"/>
          </w:tcPr>
          <w:p w:rsidR="00937118" w:rsidRPr="000B03B0" w:rsidRDefault="007C552A" w:rsidP="00696BB6">
            <w:pPr>
              <w:pStyle w:val="SemEspaamento"/>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4</m:t>
                    </m:r>
                  </m:sub>
                </m:sSub>
              </m:oMath>
            </m:oMathPara>
          </w:p>
        </w:tc>
        <w:tc>
          <w:tcPr>
            <w:tcW w:w="1985" w:type="dxa"/>
          </w:tcPr>
          <w:p w:rsidR="00937118" w:rsidRPr="000B03B0" w:rsidRDefault="00937118" w:rsidP="00696BB6">
            <w:pPr>
              <w:pStyle w:val="SemEspaamento"/>
              <w:jc w:val="center"/>
            </w:pPr>
            <m:oMathPara>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4</m:t>
                    </m:r>
                  </m:sub>
                </m:sSub>
                <m:r>
                  <w:rPr>
                    <w:rFonts w:ascii="Cambria Math" w:hAnsi="Cambria Math"/>
                  </w:rPr>
                  <m:t>}</m:t>
                </m:r>
              </m:oMath>
            </m:oMathPara>
          </w:p>
        </w:tc>
        <w:tc>
          <w:tcPr>
            <w:tcW w:w="1134" w:type="dxa"/>
          </w:tcPr>
          <w:p w:rsidR="00937118" w:rsidRPr="000B03B0" w:rsidRDefault="00937118" w:rsidP="00696BB6">
            <w:pPr>
              <w:pStyle w:val="SemEspaamento"/>
              <w:jc w:val="center"/>
            </w:pPr>
            <w:r w:rsidRPr="000B03B0">
              <w:t>0.71</w:t>
            </w:r>
          </w:p>
        </w:tc>
        <w:tc>
          <w:tcPr>
            <w:tcW w:w="1276" w:type="dxa"/>
          </w:tcPr>
          <w:p w:rsidR="00937118" w:rsidRPr="000B03B0" w:rsidRDefault="00937118" w:rsidP="00696BB6">
            <w:pPr>
              <w:pStyle w:val="SemEspaamento"/>
              <w:jc w:val="center"/>
            </w:pPr>
            <w:r w:rsidRPr="000B03B0">
              <w:t>Aceito</w:t>
            </w:r>
          </w:p>
        </w:tc>
        <w:tc>
          <w:tcPr>
            <w:tcW w:w="2409" w:type="dxa"/>
          </w:tcPr>
          <w:p w:rsidR="00937118" w:rsidRPr="000B03B0" w:rsidRDefault="00937118" w:rsidP="00696BB6">
            <w:pPr>
              <w:pStyle w:val="SemEspaamento"/>
              <w:jc w:val="center"/>
            </w:pPr>
            <m:oMathPara>
              <m:oMath>
                <m:r>
                  <w:rPr>
                    <w:rFonts w:ascii="Cambria Math" w:hAnsi="Cambria Math"/>
                  </w:rPr>
                  <m:t>|S|={</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4</m:t>
                    </m:r>
                  </m:sub>
                </m:sSub>
                <m:r>
                  <w:rPr>
                    <w:rFonts w:ascii="Cambria Math" w:hAnsi="Cambria Math"/>
                  </w:rPr>
                  <m:t>}</m:t>
                </m:r>
              </m:oMath>
            </m:oMathPara>
          </w:p>
        </w:tc>
      </w:tr>
      <w:tr w:rsidR="00937118" w:rsidRPr="000B03B0" w:rsidTr="000D0A4F">
        <w:tc>
          <w:tcPr>
            <w:tcW w:w="706" w:type="dxa"/>
          </w:tcPr>
          <w:p w:rsidR="00937118" w:rsidRPr="000B03B0" w:rsidRDefault="00937118" w:rsidP="00696BB6">
            <w:pPr>
              <w:pStyle w:val="SemEspaamento"/>
              <w:jc w:val="center"/>
            </w:pPr>
            <w:r w:rsidRPr="000B03B0">
              <w:t>5</w:t>
            </w:r>
          </w:p>
        </w:tc>
        <w:tc>
          <w:tcPr>
            <w:tcW w:w="995" w:type="dxa"/>
          </w:tcPr>
          <w:p w:rsidR="00937118" w:rsidRPr="000B03B0" w:rsidRDefault="007C552A" w:rsidP="00696BB6">
            <w:pPr>
              <w:pStyle w:val="SemEspaamento"/>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5</m:t>
                    </m:r>
                  </m:sub>
                </m:sSub>
              </m:oMath>
            </m:oMathPara>
          </w:p>
        </w:tc>
        <w:tc>
          <w:tcPr>
            <w:tcW w:w="1985" w:type="dxa"/>
          </w:tcPr>
          <w:p w:rsidR="00937118" w:rsidRPr="000B03B0" w:rsidRDefault="00937118" w:rsidP="00696BB6">
            <w:pPr>
              <w:pStyle w:val="SemEspaamento"/>
              <w:jc w:val="center"/>
            </w:pPr>
            <m:oMathPara>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5</m:t>
                    </m:r>
                  </m:sub>
                </m:sSub>
                <m:r>
                  <w:rPr>
                    <w:rFonts w:ascii="Cambria Math" w:hAnsi="Cambria Math"/>
                  </w:rPr>
                  <m:t>}</m:t>
                </m:r>
              </m:oMath>
            </m:oMathPara>
          </w:p>
        </w:tc>
        <w:tc>
          <w:tcPr>
            <w:tcW w:w="1134" w:type="dxa"/>
          </w:tcPr>
          <w:p w:rsidR="00937118" w:rsidRPr="000B03B0" w:rsidRDefault="00937118" w:rsidP="00696BB6">
            <w:pPr>
              <w:pStyle w:val="SemEspaamento"/>
              <w:jc w:val="center"/>
            </w:pPr>
            <w:r w:rsidRPr="000B03B0">
              <w:t>0.71</w:t>
            </w:r>
          </w:p>
        </w:tc>
        <w:tc>
          <w:tcPr>
            <w:tcW w:w="1276" w:type="dxa"/>
          </w:tcPr>
          <w:p w:rsidR="00937118" w:rsidRPr="000B03B0" w:rsidRDefault="00937118" w:rsidP="00696BB6">
            <w:pPr>
              <w:pStyle w:val="SemEspaamento"/>
              <w:jc w:val="center"/>
            </w:pPr>
            <w:r w:rsidRPr="000B03B0">
              <w:t>Rejeitado</w:t>
            </w:r>
          </w:p>
        </w:tc>
        <w:tc>
          <w:tcPr>
            <w:tcW w:w="2409" w:type="dxa"/>
          </w:tcPr>
          <w:p w:rsidR="00937118" w:rsidRPr="000B03B0" w:rsidRDefault="00937118" w:rsidP="00696BB6">
            <w:pPr>
              <w:pStyle w:val="SemEspaamento"/>
              <w:jc w:val="center"/>
            </w:pPr>
            <m:oMathPara>
              <m:oMath>
                <m:r>
                  <w:rPr>
                    <w:rFonts w:ascii="Cambria Math" w:hAnsi="Cambria Math"/>
                  </w:rPr>
                  <m:t>|S|={</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4</m:t>
                    </m:r>
                  </m:sub>
                </m:sSub>
                <m:r>
                  <w:rPr>
                    <w:rFonts w:ascii="Cambria Math" w:hAnsi="Cambria Math"/>
                  </w:rPr>
                  <m:t>}</m:t>
                </m:r>
              </m:oMath>
            </m:oMathPara>
          </w:p>
        </w:tc>
      </w:tr>
      <w:tr w:rsidR="00937118" w:rsidRPr="000B03B0" w:rsidTr="000D0A4F">
        <w:tc>
          <w:tcPr>
            <w:tcW w:w="706" w:type="dxa"/>
          </w:tcPr>
          <w:p w:rsidR="00937118" w:rsidRPr="000B03B0" w:rsidRDefault="00937118" w:rsidP="00696BB6">
            <w:pPr>
              <w:pStyle w:val="SemEspaamento"/>
              <w:jc w:val="center"/>
            </w:pPr>
            <w:r w:rsidRPr="000B03B0">
              <w:t>6</w:t>
            </w:r>
          </w:p>
        </w:tc>
        <w:tc>
          <w:tcPr>
            <w:tcW w:w="995" w:type="dxa"/>
          </w:tcPr>
          <w:p w:rsidR="00937118" w:rsidRPr="000B03B0" w:rsidRDefault="007C552A" w:rsidP="00696BB6">
            <w:pPr>
              <w:pStyle w:val="SemEspaamento"/>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6</m:t>
                    </m:r>
                  </m:sub>
                </m:sSub>
              </m:oMath>
            </m:oMathPara>
          </w:p>
        </w:tc>
        <w:tc>
          <w:tcPr>
            <w:tcW w:w="1985" w:type="dxa"/>
          </w:tcPr>
          <w:p w:rsidR="00937118" w:rsidRPr="000B03B0" w:rsidRDefault="00937118" w:rsidP="00696BB6">
            <w:pPr>
              <w:pStyle w:val="SemEspaamento"/>
              <w:jc w:val="center"/>
            </w:pPr>
            <m:oMathPara>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6</m:t>
                    </m:r>
                  </m:sub>
                </m:sSub>
                <m:r>
                  <w:rPr>
                    <w:rFonts w:ascii="Cambria Math" w:hAnsi="Cambria Math"/>
                  </w:rPr>
                  <m:t>}</m:t>
                </m:r>
              </m:oMath>
            </m:oMathPara>
          </w:p>
        </w:tc>
        <w:tc>
          <w:tcPr>
            <w:tcW w:w="1134" w:type="dxa"/>
          </w:tcPr>
          <w:p w:rsidR="00937118" w:rsidRPr="000B03B0" w:rsidRDefault="00937118" w:rsidP="00696BB6">
            <w:pPr>
              <w:pStyle w:val="SemEspaamento"/>
              <w:jc w:val="center"/>
            </w:pPr>
            <w:r w:rsidRPr="000B03B0">
              <w:t>0.65</w:t>
            </w:r>
          </w:p>
        </w:tc>
        <w:tc>
          <w:tcPr>
            <w:tcW w:w="1276" w:type="dxa"/>
          </w:tcPr>
          <w:p w:rsidR="00937118" w:rsidRPr="000B03B0" w:rsidRDefault="00937118" w:rsidP="00696BB6">
            <w:pPr>
              <w:pStyle w:val="SemEspaamento"/>
              <w:jc w:val="center"/>
            </w:pPr>
            <w:r w:rsidRPr="000B03B0">
              <w:t>Rejeitado</w:t>
            </w:r>
          </w:p>
        </w:tc>
        <w:tc>
          <w:tcPr>
            <w:tcW w:w="2409" w:type="dxa"/>
          </w:tcPr>
          <w:p w:rsidR="00937118" w:rsidRPr="000B03B0" w:rsidRDefault="00937118" w:rsidP="00696BB6">
            <w:pPr>
              <w:pStyle w:val="SemEspaamento"/>
              <w:jc w:val="center"/>
            </w:pPr>
            <m:oMathPara>
              <m:oMath>
                <m:r>
                  <w:rPr>
                    <w:rFonts w:ascii="Cambria Math" w:hAnsi="Cambria Math"/>
                  </w:rPr>
                  <m:t>|S|={</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4</m:t>
                    </m:r>
                  </m:sub>
                </m:sSub>
                <m:r>
                  <w:rPr>
                    <w:rFonts w:ascii="Cambria Math" w:hAnsi="Cambria Math"/>
                  </w:rPr>
                  <m:t>}</m:t>
                </m:r>
              </m:oMath>
            </m:oMathPara>
          </w:p>
        </w:tc>
      </w:tr>
      <w:tr w:rsidR="00937118" w:rsidRPr="000B03B0" w:rsidTr="000D0A4F">
        <w:tc>
          <w:tcPr>
            <w:tcW w:w="706" w:type="dxa"/>
          </w:tcPr>
          <w:p w:rsidR="00937118" w:rsidRPr="000B03B0" w:rsidRDefault="00937118" w:rsidP="00696BB6">
            <w:pPr>
              <w:pStyle w:val="SemEspaamento"/>
              <w:jc w:val="center"/>
            </w:pPr>
            <w:r w:rsidRPr="000B03B0">
              <w:t>7</w:t>
            </w:r>
          </w:p>
        </w:tc>
        <w:tc>
          <w:tcPr>
            <w:tcW w:w="995" w:type="dxa"/>
          </w:tcPr>
          <w:p w:rsidR="00937118" w:rsidRPr="000B03B0" w:rsidRDefault="007C552A" w:rsidP="00696BB6">
            <w:pPr>
              <w:pStyle w:val="SemEspaamento"/>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7</m:t>
                    </m:r>
                  </m:sub>
                </m:sSub>
              </m:oMath>
            </m:oMathPara>
          </w:p>
        </w:tc>
        <w:tc>
          <w:tcPr>
            <w:tcW w:w="1985" w:type="dxa"/>
          </w:tcPr>
          <w:p w:rsidR="00937118" w:rsidRPr="000B03B0" w:rsidRDefault="00937118" w:rsidP="00696BB6">
            <w:pPr>
              <w:pStyle w:val="SemEspaamento"/>
              <w:jc w:val="center"/>
            </w:pPr>
            <m:oMathPara>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7</m:t>
                    </m:r>
                  </m:sub>
                </m:sSub>
                <m:r>
                  <w:rPr>
                    <w:rFonts w:ascii="Cambria Math" w:hAnsi="Cambria Math"/>
                  </w:rPr>
                  <m:t>}</m:t>
                </m:r>
              </m:oMath>
            </m:oMathPara>
          </w:p>
        </w:tc>
        <w:tc>
          <w:tcPr>
            <w:tcW w:w="1134" w:type="dxa"/>
          </w:tcPr>
          <w:p w:rsidR="00937118" w:rsidRPr="000B03B0" w:rsidRDefault="00937118" w:rsidP="00696BB6">
            <w:pPr>
              <w:pStyle w:val="SemEspaamento"/>
              <w:jc w:val="center"/>
            </w:pPr>
            <w:r w:rsidRPr="000B03B0">
              <w:t>0.7</w:t>
            </w:r>
          </w:p>
        </w:tc>
        <w:tc>
          <w:tcPr>
            <w:tcW w:w="1276" w:type="dxa"/>
          </w:tcPr>
          <w:p w:rsidR="00937118" w:rsidRPr="000B03B0" w:rsidRDefault="00937118" w:rsidP="00696BB6">
            <w:pPr>
              <w:pStyle w:val="SemEspaamento"/>
              <w:jc w:val="center"/>
            </w:pPr>
            <w:r w:rsidRPr="000B03B0">
              <w:t>Rejeitado</w:t>
            </w:r>
          </w:p>
        </w:tc>
        <w:tc>
          <w:tcPr>
            <w:tcW w:w="2409" w:type="dxa"/>
          </w:tcPr>
          <w:p w:rsidR="00937118" w:rsidRPr="000B03B0" w:rsidRDefault="00937118" w:rsidP="00696BB6">
            <w:pPr>
              <w:pStyle w:val="SemEspaamento"/>
              <w:jc w:val="center"/>
            </w:pPr>
            <m:oMathPara>
              <m:oMath>
                <m:r>
                  <w:rPr>
                    <w:rFonts w:ascii="Cambria Math" w:hAnsi="Cambria Math"/>
                  </w:rPr>
                  <m:t>|S|={</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4</m:t>
                    </m:r>
                  </m:sub>
                </m:sSub>
                <m:r>
                  <w:rPr>
                    <w:rFonts w:ascii="Cambria Math" w:hAnsi="Cambria Math"/>
                  </w:rPr>
                  <m:t>}</m:t>
                </m:r>
              </m:oMath>
            </m:oMathPara>
          </w:p>
        </w:tc>
      </w:tr>
      <w:tr w:rsidR="00937118" w:rsidRPr="000B03B0" w:rsidTr="000D0A4F">
        <w:tc>
          <w:tcPr>
            <w:tcW w:w="706" w:type="dxa"/>
          </w:tcPr>
          <w:p w:rsidR="00937118" w:rsidRPr="000B03B0" w:rsidRDefault="00937118" w:rsidP="00696BB6">
            <w:pPr>
              <w:pStyle w:val="SemEspaamento"/>
              <w:jc w:val="center"/>
            </w:pPr>
            <w:r w:rsidRPr="000B03B0">
              <w:lastRenderedPageBreak/>
              <w:t>8</w:t>
            </w:r>
          </w:p>
        </w:tc>
        <w:tc>
          <w:tcPr>
            <w:tcW w:w="995" w:type="dxa"/>
          </w:tcPr>
          <w:p w:rsidR="00937118" w:rsidRPr="000B03B0" w:rsidRDefault="007C552A" w:rsidP="00696BB6">
            <w:pPr>
              <w:pStyle w:val="SemEspaamento"/>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8</m:t>
                    </m:r>
                  </m:sub>
                </m:sSub>
              </m:oMath>
            </m:oMathPara>
          </w:p>
        </w:tc>
        <w:tc>
          <w:tcPr>
            <w:tcW w:w="1985" w:type="dxa"/>
          </w:tcPr>
          <w:p w:rsidR="00937118" w:rsidRPr="000B03B0" w:rsidRDefault="00937118" w:rsidP="00696BB6">
            <w:pPr>
              <w:pStyle w:val="SemEspaamento"/>
              <w:jc w:val="center"/>
            </w:pPr>
            <m:oMathPara>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8</m:t>
                    </m:r>
                  </m:sub>
                </m:sSub>
                <m:r>
                  <w:rPr>
                    <w:rFonts w:ascii="Cambria Math" w:hAnsi="Cambria Math"/>
                  </w:rPr>
                  <m:t>}</m:t>
                </m:r>
              </m:oMath>
            </m:oMathPara>
          </w:p>
        </w:tc>
        <w:tc>
          <w:tcPr>
            <w:tcW w:w="1134" w:type="dxa"/>
          </w:tcPr>
          <w:p w:rsidR="00937118" w:rsidRPr="000B03B0" w:rsidRDefault="00937118" w:rsidP="00696BB6">
            <w:pPr>
              <w:pStyle w:val="SemEspaamento"/>
              <w:jc w:val="center"/>
            </w:pPr>
            <w:r w:rsidRPr="000B03B0">
              <w:t>0.75</w:t>
            </w:r>
          </w:p>
        </w:tc>
        <w:tc>
          <w:tcPr>
            <w:tcW w:w="1276" w:type="dxa"/>
          </w:tcPr>
          <w:p w:rsidR="00937118" w:rsidRPr="000B03B0" w:rsidRDefault="00937118" w:rsidP="00696BB6">
            <w:pPr>
              <w:pStyle w:val="SemEspaamento"/>
              <w:jc w:val="center"/>
            </w:pPr>
            <w:r w:rsidRPr="000B03B0">
              <w:t>Aceito</w:t>
            </w:r>
          </w:p>
        </w:tc>
        <w:tc>
          <w:tcPr>
            <w:tcW w:w="2409" w:type="dxa"/>
          </w:tcPr>
          <w:p w:rsidR="00937118" w:rsidRPr="000B03B0" w:rsidRDefault="00937118" w:rsidP="00696BB6">
            <w:pPr>
              <w:pStyle w:val="SemEspaamento"/>
              <w:jc w:val="center"/>
            </w:pPr>
            <m:oMathPara>
              <m:oMath>
                <m:r>
                  <w:rPr>
                    <w:rFonts w:ascii="Cambria Math" w:hAnsi="Cambria Math"/>
                  </w:rPr>
                  <m:t>|S|={</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8</m:t>
                    </m:r>
                  </m:sub>
                </m:sSub>
                <m:r>
                  <w:rPr>
                    <w:rFonts w:ascii="Cambria Math" w:hAnsi="Cambria Math"/>
                  </w:rPr>
                  <m:t>}</m:t>
                </m:r>
              </m:oMath>
            </m:oMathPara>
          </w:p>
        </w:tc>
      </w:tr>
    </w:tbl>
    <w:p w:rsidR="00D007C2" w:rsidRDefault="00D007C2" w:rsidP="00696BB6">
      <w:pPr>
        <w:spacing w:before="0" w:after="0"/>
        <w:ind w:firstLine="708"/>
      </w:pPr>
    </w:p>
    <w:p w:rsidR="00937118" w:rsidRPr="000B03B0" w:rsidRDefault="00937118" w:rsidP="00696BB6">
      <w:pPr>
        <w:ind w:firstLine="708"/>
      </w:pPr>
      <w:r w:rsidRPr="000B03B0">
        <w:t xml:space="preserve">E portanto, </w:t>
      </w:r>
      <m:oMath>
        <m:r>
          <w:rPr>
            <w:rFonts w:ascii="Cambria Math" w:hAnsi="Cambria Math"/>
          </w:rPr>
          <m:t>|S|={</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8</m:t>
            </m:r>
          </m:sub>
        </m:sSub>
        <m:r>
          <w:rPr>
            <w:rFonts w:ascii="Cambria Math" w:hAnsi="Cambria Math"/>
          </w:rPr>
          <m:t>}</m:t>
        </m:r>
      </m:oMath>
      <w:r w:rsidRPr="000B03B0">
        <w:t xml:space="preserve"> é o subconjunto selecionado.</w:t>
      </w:r>
    </w:p>
    <w:p w:rsidR="00937118" w:rsidRPr="000B03B0" w:rsidRDefault="00937118" w:rsidP="000D0A4F">
      <w:pPr>
        <w:pStyle w:val="TCap33"/>
      </w:pPr>
      <w:bookmarkStart w:id="88" w:name="_Toc311537997"/>
      <w:r w:rsidRPr="000B03B0">
        <w:t xml:space="preserve">O método </w:t>
      </w:r>
      <w:r w:rsidRPr="00F2154D">
        <w:rPr>
          <w:i/>
        </w:rPr>
        <w:t>DES</w:t>
      </w:r>
      <w:r w:rsidRPr="000B03B0">
        <w:t xml:space="preserve"> proposto</w:t>
      </w:r>
      <w:bookmarkEnd w:id="88"/>
    </w:p>
    <w:p w:rsidR="00937118" w:rsidRPr="000B03B0" w:rsidRDefault="00937118" w:rsidP="00937118">
      <w:r w:rsidRPr="000B03B0">
        <w:t xml:space="preserve">Nesta seção será descrito a abordagem utilizada para adaptação dos métodos </w:t>
      </w:r>
      <w:r w:rsidRPr="00F2154D">
        <w:rPr>
          <w:i/>
        </w:rPr>
        <w:t>DCS-LA</w:t>
      </w:r>
      <w:r w:rsidRPr="000B03B0">
        <w:t xml:space="preserve"> (</w:t>
      </w:r>
      <w:r w:rsidRPr="00F2154D">
        <w:rPr>
          <w:i/>
        </w:rPr>
        <w:t>OLA</w:t>
      </w:r>
      <w:r w:rsidRPr="000B03B0">
        <w:t xml:space="preserve"> e </w:t>
      </w:r>
      <w:r w:rsidRPr="00F2154D">
        <w:rPr>
          <w:i/>
        </w:rPr>
        <w:t>LCA</w:t>
      </w:r>
      <w:r w:rsidRPr="000B03B0">
        <w:t>) para a seleção dinâmica de ensemble (</w:t>
      </w:r>
      <w:r w:rsidRPr="00F2154D">
        <w:rPr>
          <w:i/>
        </w:rPr>
        <w:t>DES</w:t>
      </w:r>
      <w:r w:rsidRPr="000B03B0">
        <w:t xml:space="preserve">) baseado no método de seleção de subconjunto de características </w:t>
      </w:r>
      <w:r w:rsidRPr="00F2154D">
        <w:rPr>
          <w:i/>
        </w:rPr>
        <w:t>IWSS</w:t>
      </w:r>
      <w:r w:rsidRPr="000B03B0">
        <w:t>.</w:t>
      </w:r>
      <w:r w:rsidR="005E3CDF">
        <w:t xml:space="preserve"> </w:t>
      </w:r>
    </w:p>
    <w:p w:rsidR="00937118" w:rsidRPr="000B03B0" w:rsidRDefault="00937118" w:rsidP="000D0A4F">
      <w:pPr>
        <w:ind w:firstLine="708"/>
      </w:pPr>
      <w:r w:rsidRPr="000B03B0">
        <w:t xml:space="preserve">Como visto o </w:t>
      </w:r>
      <w:r w:rsidRPr="00F2154D">
        <w:rPr>
          <w:i/>
        </w:rPr>
        <w:t>OLA</w:t>
      </w:r>
      <w:r w:rsidRPr="000B03B0">
        <w:t xml:space="preserve"> e </w:t>
      </w:r>
      <w:r w:rsidRPr="00F2154D">
        <w:rPr>
          <w:i/>
        </w:rPr>
        <w:t>LCA</w:t>
      </w:r>
      <w:r w:rsidRPr="000B03B0">
        <w:t xml:space="preserve"> são métodos baseado na abordagem de </w:t>
      </w:r>
      <w:r w:rsidRPr="009F592F">
        <w:rPr>
          <w:i/>
        </w:rPr>
        <w:t>ranking</w:t>
      </w:r>
      <w:r w:rsidRPr="000B03B0">
        <w:t xml:space="preserve"> de classificadores. Onde o classificador que está em primeiro no </w:t>
      </w:r>
      <w:r w:rsidRPr="009F592F">
        <w:rPr>
          <w:i/>
        </w:rPr>
        <w:t>ranking</w:t>
      </w:r>
      <w:r w:rsidRPr="000B03B0">
        <w:t xml:space="preserve"> tem a maior estimativa da precisão local. Analisando </w:t>
      </w:r>
      <w:r w:rsidRPr="00F2154D">
        <w:rPr>
          <w:i/>
        </w:rPr>
        <w:t>IWSS</w:t>
      </w:r>
      <w:r w:rsidRPr="000B03B0">
        <w:t xml:space="preserve"> pode perceber claramente que é facilmente adaptável para o problema de seleção dinâmica de classificadores. </w:t>
      </w:r>
    </w:p>
    <w:p w:rsidR="00937118" w:rsidRPr="000B03B0" w:rsidRDefault="00937118" w:rsidP="000D0A4F">
      <w:pPr>
        <w:ind w:firstLine="708"/>
      </w:pPr>
      <w:r w:rsidRPr="000B03B0">
        <w:t xml:space="preserve">O </w:t>
      </w:r>
      <w:r w:rsidRPr="00F2154D">
        <w:rPr>
          <w:i/>
        </w:rPr>
        <w:t>IWSS</w:t>
      </w:r>
      <w:r w:rsidRPr="000B03B0">
        <w:t xml:space="preserve"> é executado em duas fases: (1) filtro, construção do </w:t>
      </w:r>
      <w:r w:rsidRPr="00F2154D">
        <w:rPr>
          <w:i/>
        </w:rPr>
        <w:t>ranking</w:t>
      </w:r>
      <w:r w:rsidRPr="000B03B0">
        <w:t xml:space="preserve">, e (2) </w:t>
      </w:r>
      <w:r w:rsidRPr="00F2154D">
        <w:rPr>
          <w:i/>
        </w:rPr>
        <w:t>wrapper</w:t>
      </w:r>
      <w:r w:rsidRPr="000B03B0">
        <w:t xml:space="preserve">, avaliação dos subconjuntos. Para adaptar os métodos </w:t>
      </w:r>
      <w:r w:rsidRPr="00F2154D">
        <w:rPr>
          <w:i/>
        </w:rPr>
        <w:t>DCS-LA</w:t>
      </w:r>
      <w:r w:rsidRPr="000B03B0">
        <w:t xml:space="preserve">, o método proposto utiliza o </w:t>
      </w:r>
      <w:r w:rsidRPr="00F2154D">
        <w:rPr>
          <w:i/>
        </w:rPr>
        <w:t>OLA</w:t>
      </w:r>
      <w:r w:rsidRPr="000B03B0">
        <w:t xml:space="preserve"> ou o </w:t>
      </w:r>
      <w:r w:rsidRPr="00F2154D">
        <w:rPr>
          <w:i/>
        </w:rPr>
        <w:t>LCA</w:t>
      </w:r>
      <w:r w:rsidRPr="000B03B0">
        <w:t xml:space="preserve"> para a fase 1 do </w:t>
      </w:r>
      <w:r w:rsidRPr="00F2154D">
        <w:rPr>
          <w:i/>
        </w:rPr>
        <w:t>IWSS</w:t>
      </w:r>
      <w:r w:rsidRPr="000B03B0">
        <w:t xml:space="preserve">. Assim o método </w:t>
      </w:r>
      <w:r w:rsidRPr="00F2154D">
        <w:rPr>
          <w:i/>
        </w:rPr>
        <w:t>DCS-LA</w:t>
      </w:r>
      <w:r w:rsidRPr="000B03B0">
        <w:t xml:space="preserve"> irá construir o ranking dos classificadores ordenando de acordo com a maior estimativa da precisão local para uma amostra de teste </w:t>
      </w:r>
      <m:oMath>
        <m:r>
          <w:rPr>
            <w:rFonts w:ascii="Cambria Math" w:hAnsi="Cambria Math"/>
          </w:rPr>
          <m:t>X</m:t>
        </m:r>
      </m:oMath>
      <w:r w:rsidRPr="000B03B0">
        <w:t xml:space="preserve">. Para a fase 2, </w:t>
      </w:r>
      <w:r w:rsidRPr="009F592F">
        <w:rPr>
          <w:i/>
        </w:rPr>
        <w:t>wrapper</w:t>
      </w:r>
      <w:r w:rsidRPr="000B03B0">
        <w:t xml:space="preserve">, o subconjunto </w:t>
      </w:r>
      <m:oMath>
        <m:r>
          <w:rPr>
            <w:rFonts w:ascii="Cambria Math" w:hAnsi="Cambria Math"/>
          </w:rPr>
          <m:t>S</m:t>
        </m:r>
      </m:oMath>
      <w:r w:rsidRPr="000B03B0">
        <w:t xml:space="preserve"> é inicializado com o classificador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0B03B0">
        <w:t xml:space="preserve"> do </w:t>
      </w:r>
      <w:r w:rsidRPr="00F2154D">
        <w:rPr>
          <w:i/>
        </w:rPr>
        <w:t>ranking</w:t>
      </w:r>
      <w:r w:rsidRPr="000B03B0">
        <w:t xml:space="preserve"> com a maior precisão local, primeiro do </w:t>
      </w:r>
      <w:r w:rsidRPr="00F2154D">
        <w:rPr>
          <w:i/>
        </w:rPr>
        <w:t>ranking</w:t>
      </w:r>
      <w:r w:rsidRPr="000B03B0">
        <w:t xml:space="preserve">. Então iterativamente o algoritmo adiciona o próximo classificador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0B03B0">
        <w:t xml:space="preserve"> ao subconjunto </w:t>
      </w:r>
      <m:oMath>
        <m:sSub>
          <m:sSubPr>
            <m:ctrlPr>
              <w:rPr>
                <w:rFonts w:ascii="Cambria Math" w:hAnsi="Cambria Math"/>
                <w:i/>
              </w:rPr>
            </m:ctrlPr>
          </m:sSubPr>
          <m:e>
            <m:r>
              <w:rPr>
                <w:rFonts w:ascii="Cambria Math" w:hAnsi="Cambria Math"/>
              </w:rPr>
              <m:t>S</m:t>
            </m:r>
          </m:e>
          <m:sub>
            <m:r>
              <w:rPr>
                <w:rFonts w:ascii="Cambria Math" w:hAnsi="Cambria Math"/>
              </w:rPr>
              <m:t>aux</m:t>
            </m:r>
          </m:sub>
        </m:sSub>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sidRPr="000B03B0">
        <w:t xml:space="preserve"> e realiza a avaliação do subconjunto de classificadores </w:t>
      </w:r>
      <m:oMath>
        <m:sSub>
          <m:sSubPr>
            <m:ctrlPr>
              <w:rPr>
                <w:rFonts w:ascii="Cambria Math" w:hAnsi="Cambria Math"/>
                <w:i/>
              </w:rPr>
            </m:ctrlPr>
          </m:sSubPr>
          <m:e>
            <m:r>
              <w:rPr>
                <w:rFonts w:ascii="Cambria Math" w:hAnsi="Cambria Math"/>
              </w:rPr>
              <m:t>S</m:t>
            </m:r>
          </m:e>
          <m:sub>
            <m:r>
              <w:rPr>
                <w:rFonts w:ascii="Cambria Math" w:hAnsi="Cambria Math"/>
              </w:rPr>
              <m:t>aux</m:t>
            </m:r>
          </m:sub>
        </m:sSub>
      </m:oMath>
      <w:r w:rsidRPr="000B03B0">
        <w:t xml:space="preserve"> para estimar a precisão local do novo subconjunto. Caso a inclusão do novo classificador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0B03B0">
        <w:t xml:space="preserve"> ao subconjunto </w:t>
      </w:r>
      <m:oMath>
        <m:sSub>
          <m:sSubPr>
            <m:ctrlPr>
              <w:rPr>
                <w:rFonts w:ascii="Cambria Math" w:hAnsi="Cambria Math"/>
                <w:i/>
              </w:rPr>
            </m:ctrlPr>
          </m:sSubPr>
          <m:e>
            <m:r>
              <w:rPr>
                <w:rFonts w:ascii="Cambria Math" w:hAnsi="Cambria Math"/>
              </w:rPr>
              <m:t>S</m:t>
            </m:r>
          </m:e>
          <m:sub>
            <m:r>
              <w:rPr>
                <w:rFonts w:ascii="Cambria Math" w:hAnsi="Cambria Math"/>
              </w:rPr>
              <m:t>aux</m:t>
            </m:r>
          </m:sub>
        </m:sSub>
      </m:oMath>
      <w:r w:rsidRPr="000B03B0">
        <w:t xml:space="preserve"> aumente a precisão local com relação à </w:t>
      </w:r>
      <m:oMath>
        <m:r>
          <w:rPr>
            <w:rFonts w:ascii="Cambria Math" w:hAnsi="Cambria Math"/>
          </w:rPr>
          <m:t>S</m:t>
        </m:r>
      </m:oMath>
      <w:r w:rsidRPr="000B03B0">
        <w:t xml:space="preserve">, então ele é adicionado ao subconjunto final </w:t>
      </w:r>
      <m:oMath>
        <m:r>
          <w:rPr>
            <w:rFonts w:ascii="Cambria Math" w:hAnsi="Cambria Math"/>
          </w:rPr>
          <m:t>S=S∪{</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sidRPr="000B03B0">
        <w:t xml:space="preserve">, caso contrário ele é descartado e o próximo classificador do </w:t>
      </w:r>
      <w:r w:rsidRPr="00F2154D">
        <w:rPr>
          <w:i/>
        </w:rPr>
        <w:t>ranking</w:t>
      </w:r>
      <w:r w:rsidRPr="000B03B0">
        <w:t xml:space="preserve"> será avaliado na próxima iteração do </w:t>
      </w:r>
      <w:r w:rsidRPr="00F2154D">
        <w:rPr>
          <w:i/>
        </w:rPr>
        <w:t>wrapper</w:t>
      </w:r>
      <w:r w:rsidRPr="000B03B0">
        <w:t xml:space="preserve">. No final da execução do método, o algoritmo terá como resultado um subconjunto </w:t>
      </w:r>
      <m:oMath>
        <m:r>
          <w:rPr>
            <w:rFonts w:ascii="Cambria Math" w:hAnsi="Cambria Math"/>
          </w:rPr>
          <m:t>S</m:t>
        </m:r>
      </m:oMath>
      <w:r w:rsidRPr="000B03B0">
        <w:t xml:space="preserve"> com </w:t>
      </w:r>
      <m:oMath>
        <m:d>
          <m:dPr>
            <m:begChr m:val="|"/>
            <m:endChr m:val="|"/>
            <m:ctrlPr>
              <w:rPr>
                <w:rFonts w:ascii="Cambria Math" w:hAnsi="Cambria Math"/>
                <w:i/>
              </w:rPr>
            </m:ctrlPr>
          </m:dPr>
          <m:e>
            <m:r>
              <w:rPr>
                <w:rFonts w:ascii="Cambria Math" w:hAnsi="Cambria Math"/>
              </w:rPr>
              <m:t>S</m:t>
            </m:r>
          </m:e>
        </m:d>
        <m:r>
          <w:rPr>
            <w:rFonts w:ascii="Cambria Math" w:hAnsi="Cambria Math"/>
          </w:rPr>
          <m:t>≤L</m:t>
        </m:r>
      </m:oMath>
      <w:r w:rsidRPr="000B03B0">
        <w:t xml:space="preserve"> classificadores, onde </w:t>
      </w:r>
      <m:oMath>
        <m:r>
          <w:rPr>
            <w:rFonts w:ascii="Cambria Math" w:hAnsi="Cambria Math"/>
          </w:rPr>
          <m:t>L</m:t>
        </m:r>
      </m:oMath>
      <w:r w:rsidRPr="000B03B0">
        <w:t xml:space="preserve"> é o total de classificadores do </w:t>
      </w:r>
      <w:r w:rsidRPr="00F2154D">
        <w:rPr>
          <w:i/>
        </w:rPr>
        <w:t>ensemble</w:t>
      </w:r>
      <w:r w:rsidRPr="000B03B0">
        <w:t xml:space="preserve"> inicial.</w:t>
      </w:r>
    </w:p>
    <w:p w:rsidR="00937118" w:rsidRPr="000B03B0" w:rsidRDefault="00937118" w:rsidP="000D0A4F">
      <w:pPr>
        <w:ind w:firstLine="708"/>
      </w:pPr>
      <w:r w:rsidRPr="000B03B0">
        <w:t xml:space="preserve">Para avaliar o método proposto, também foram investigadas duas outras abordagens para o método </w:t>
      </w:r>
      <w:r w:rsidRPr="00F2154D">
        <w:rPr>
          <w:i/>
        </w:rPr>
        <w:t>LCA</w:t>
      </w:r>
      <w:r w:rsidRPr="000B03B0">
        <w:t xml:space="preserve">, que foram chamadas de </w:t>
      </w:r>
      <w:r w:rsidRPr="00F2154D">
        <w:rPr>
          <w:i/>
        </w:rPr>
        <w:t>LCA2</w:t>
      </w:r>
      <w:r w:rsidRPr="000B03B0">
        <w:t xml:space="preserve"> e </w:t>
      </w:r>
      <w:r w:rsidRPr="00F2154D">
        <w:rPr>
          <w:i/>
        </w:rPr>
        <w:t>LCA3</w:t>
      </w:r>
      <w:r w:rsidRPr="000B03B0">
        <w:t xml:space="preserve">, pois o </w:t>
      </w:r>
      <w:r w:rsidRPr="00F2154D">
        <w:rPr>
          <w:i/>
        </w:rPr>
        <w:t>LCA</w:t>
      </w:r>
      <w:r w:rsidRPr="000B03B0">
        <w:t xml:space="preserve"> só analisa o percentual de acerto que o classificador classificou como sendo da classe de </w:t>
      </w:r>
      <w:r w:rsidRPr="000B03B0">
        <w:lastRenderedPageBreak/>
        <w:t>saída do padrão e não investiga o percentual do acerto da classe em si. Essa diferença pode ser esclarecida pela figura a seguir:</w:t>
      </w:r>
    </w:p>
    <w:p w:rsidR="00CC79CD" w:rsidRDefault="00937118" w:rsidP="00F2154D">
      <w:pPr>
        <w:keepNext/>
        <w:jc w:val="center"/>
      </w:pPr>
      <w:r w:rsidRPr="000B03B0">
        <w:rPr>
          <w:noProof/>
          <w:lang w:eastAsia="pt-BR"/>
        </w:rPr>
        <w:drawing>
          <wp:inline distT="0" distB="0" distL="0" distR="0" wp14:anchorId="70B7A8F9" wp14:editId="50DA5B95">
            <wp:extent cx="4210024" cy="3602455"/>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10024" cy="3602455"/>
                    </a:xfrm>
                    <a:prstGeom prst="rect">
                      <a:avLst/>
                    </a:prstGeom>
                  </pic:spPr>
                </pic:pic>
              </a:graphicData>
            </a:graphic>
          </wp:inline>
        </w:drawing>
      </w:r>
    </w:p>
    <w:p w:rsidR="00937118" w:rsidRPr="000B03B0" w:rsidRDefault="00CC79CD" w:rsidP="00F2154D">
      <w:pPr>
        <w:pStyle w:val="Legenda"/>
        <w:jc w:val="center"/>
      </w:pPr>
      <w:bookmarkStart w:id="89" w:name="_Toc311376551"/>
      <w:bookmarkStart w:id="90" w:name="_Toc311376604"/>
      <w:bookmarkStart w:id="91" w:name="_Toc311538016"/>
      <w:r w:rsidRPr="00F2154D">
        <w:rPr>
          <w:b/>
        </w:rPr>
        <w:t xml:space="preserve">Figura </w:t>
      </w:r>
      <w:r w:rsidRPr="00F2154D">
        <w:rPr>
          <w:b/>
        </w:rPr>
        <w:fldChar w:fldCharType="begin"/>
      </w:r>
      <w:r w:rsidRPr="00F2154D">
        <w:rPr>
          <w:b/>
        </w:rPr>
        <w:instrText xml:space="preserve"> SEQ Figura \* ARABIC </w:instrText>
      </w:r>
      <w:r w:rsidRPr="00F2154D">
        <w:rPr>
          <w:b/>
        </w:rPr>
        <w:fldChar w:fldCharType="separate"/>
      </w:r>
      <w:r w:rsidR="007C552A">
        <w:rPr>
          <w:b/>
          <w:noProof/>
        </w:rPr>
        <w:t>12</w:t>
      </w:r>
      <w:r w:rsidRPr="00F2154D">
        <w:rPr>
          <w:b/>
        </w:rPr>
        <w:fldChar w:fldCharType="end"/>
      </w:r>
      <w:r>
        <w:t xml:space="preserve"> </w:t>
      </w:r>
      <w:r w:rsidRPr="00C70F22">
        <w:t xml:space="preserve">Exemplo da diferença do </w:t>
      </w:r>
      <w:r w:rsidRPr="00F2154D">
        <w:rPr>
          <w:i/>
        </w:rPr>
        <w:t>LCA</w:t>
      </w:r>
      <w:r w:rsidRPr="00C70F22">
        <w:t xml:space="preserve"> (a) e o </w:t>
      </w:r>
      <w:r w:rsidRPr="00F2154D">
        <w:rPr>
          <w:i/>
        </w:rPr>
        <w:t>LCA2</w:t>
      </w:r>
      <w:r w:rsidRPr="00C70F22">
        <w:t xml:space="preserve"> (b) proposto. O </w:t>
      </w:r>
      <w:r w:rsidRPr="00F2154D">
        <w:rPr>
          <w:i/>
        </w:rPr>
        <w:t>LCA3</w:t>
      </w:r>
      <w:r w:rsidRPr="00C70F22">
        <w:t xml:space="preserve"> é apenas uma média das estimativas do </w:t>
      </w:r>
      <w:r w:rsidRPr="00F2154D">
        <w:rPr>
          <w:i/>
        </w:rPr>
        <w:t>LCA</w:t>
      </w:r>
      <w:r w:rsidRPr="00C70F22">
        <w:t xml:space="preserve"> e </w:t>
      </w:r>
      <w:r w:rsidRPr="00F2154D">
        <w:rPr>
          <w:i/>
        </w:rPr>
        <w:t>LCA2</w:t>
      </w:r>
      <w:r w:rsidRPr="00C70F22">
        <w:t>.</w:t>
      </w:r>
      <w:bookmarkEnd w:id="89"/>
      <w:bookmarkEnd w:id="90"/>
      <w:bookmarkEnd w:id="91"/>
    </w:p>
    <w:p w:rsidR="00937118" w:rsidRPr="000B03B0" w:rsidRDefault="00937118" w:rsidP="000D0A4F">
      <w:pPr>
        <w:ind w:firstLine="708"/>
      </w:pPr>
      <w:r w:rsidRPr="000B03B0">
        <w:t xml:space="preserve">Pode ser visto na figura que apesar do classificador C1 acertar mais exemplos da classe 2 que o classificador C2, a precisão local de C2 é maior que a de C1, pois como o classificador C2 classificou apenas uma amostra como sendo da classe 2, e o classificou corretamente. Assim, C2 obteve uma precisão local de 100%. Enquanto que o classificador C1, que classificou 5 amostras como sendo da classe 2, porém acertou 3, teve uma precisão local de 60%. Dessa forma segundo o </w:t>
      </w:r>
      <w:r w:rsidRPr="00F2154D">
        <w:rPr>
          <w:i/>
        </w:rPr>
        <w:t>LCA</w:t>
      </w:r>
      <w:r w:rsidRPr="000B03B0">
        <w:t>, o classificador C2 é mais preciso localmente que o classificador C1.</w:t>
      </w:r>
    </w:p>
    <w:p w:rsidR="00937118" w:rsidRDefault="00937118" w:rsidP="000D0A4F">
      <w:pPr>
        <w:ind w:firstLine="708"/>
      </w:pPr>
      <w:r w:rsidRPr="000B03B0">
        <w:t xml:space="preserve">Sendo assim, o </w:t>
      </w:r>
      <w:r w:rsidRPr="00F2154D">
        <w:rPr>
          <w:i/>
        </w:rPr>
        <w:t>LCA2</w:t>
      </w:r>
      <w:r w:rsidRPr="000B03B0">
        <w:t xml:space="preserve"> sugere ver o outro lado da estimativa da classe, ou seja, do total de vizinhos que são da mesma classe do padrão de teste, quantos deles o classificador classificou corretamente. E por fim, o </w:t>
      </w:r>
      <w:r w:rsidRPr="00F2154D">
        <w:rPr>
          <w:i/>
        </w:rPr>
        <w:t>LCA3</w:t>
      </w:r>
      <w:r w:rsidRPr="000B03B0">
        <w:t xml:space="preserve"> utiliza ambas as abordagens fazendo uma média das duas precisões locais, do </w:t>
      </w:r>
      <w:r w:rsidRPr="00F2154D">
        <w:rPr>
          <w:i/>
        </w:rPr>
        <w:t>LCA</w:t>
      </w:r>
      <w:r w:rsidRPr="000B03B0">
        <w:t xml:space="preserve"> e </w:t>
      </w:r>
      <w:r w:rsidRPr="00F2154D">
        <w:rPr>
          <w:i/>
        </w:rPr>
        <w:t>LCA2</w:t>
      </w:r>
      <w:r w:rsidRPr="000B03B0">
        <w:t>.</w:t>
      </w:r>
    </w:p>
    <w:p w:rsidR="005E3CDF" w:rsidRDefault="005E3CDF" w:rsidP="000D0A4F">
      <w:pPr>
        <w:ind w:firstLine="708"/>
      </w:pPr>
      <w:r>
        <w:lastRenderedPageBreak/>
        <w:t xml:space="preserve">Nas próximas seções as adaptações dos métodos </w:t>
      </w:r>
      <w:r w:rsidRPr="00F2154D">
        <w:rPr>
          <w:i/>
        </w:rPr>
        <w:t>DCS-LA</w:t>
      </w:r>
      <w:r>
        <w:t xml:space="preserve"> (</w:t>
      </w:r>
      <w:r w:rsidRPr="00F2154D">
        <w:rPr>
          <w:i/>
        </w:rPr>
        <w:t>OLA</w:t>
      </w:r>
      <w:r>
        <w:t xml:space="preserve">, </w:t>
      </w:r>
      <w:r w:rsidRPr="00F2154D">
        <w:rPr>
          <w:i/>
        </w:rPr>
        <w:t>LCA</w:t>
      </w:r>
      <w:r>
        <w:t xml:space="preserve"> e as variações do </w:t>
      </w:r>
      <w:r w:rsidRPr="00F2154D">
        <w:rPr>
          <w:i/>
        </w:rPr>
        <w:t>LCA</w:t>
      </w:r>
      <w:r>
        <w:t>) propostos para a seleção dinâmica de ensemble (</w:t>
      </w:r>
      <w:r w:rsidRPr="00F2154D">
        <w:rPr>
          <w:i/>
        </w:rPr>
        <w:t>DES</w:t>
      </w:r>
      <w:r>
        <w:t xml:space="preserve">) serão chamados de: </w:t>
      </w:r>
      <w:r w:rsidRPr="00F2154D">
        <w:rPr>
          <w:i/>
        </w:rPr>
        <w:t>DES-OLA</w:t>
      </w:r>
      <w:r>
        <w:t xml:space="preserve">, </w:t>
      </w:r>
      <w:r w:rsidRPr="00F2154D">
        <w:rPr>
          <w:i/>
        </w:rPr>
        <w:t>DES-LCA</w:t>
      </w:r>
      <w:r>
        <w:t xml:space="preserve">, </w:t>
      </w:r>
      <w:r w:rsidRPr="00F2154D">
        <w:rPr>
          <w:i/>
        </w:rPr>
        <w:t>DES-LCA2</w:t>
      </w:r>
      <w:r>
        <w:t xml:space="preserve"> e </w:t>
      </w:r>
      <w:r w:rsidRPr="00F2154D">
        <w:rPr>
          <w:i/>
        </w:rPr>
        <w:t>DES-LCA3</w:t>
      </w:r>
      <w:r>
        <w:t>.</w:t>
      </w:r>
    </w:p>
    <w:p w:rsidR="009968DE" w:rsidRDefault="009968DE">
      <w:pPr>
        <w:spacing w:before="0" w:after="200" w:line="276" w:lineRule="auto"/>
        <w:jc w:val="left"/>
      </w:pPr>
      <w:r>
        <w:br w:type="page"/>
      </w:r>
    </w:p>
    <w:p w:rsidR="009F592F" w:rsidRDefault="009F592F">
      <w:pPr>
        <w:spacing w:before="0" w:after="200" w:line="276" w:lineRule="auto"/>
        <w:jc w:val="left"/>
        <w:rPr>
          <w:rFonts w:asciiTheme="majorHAnsi" w:hAnsiTheme="majorHAnsi"/>
          <w:caps/>
          <w:sz w:val="32"/>
        </w:rPr>
      </w:pPr>
      <w:r>
        <w:lastRenderedPageBreak/>
        <w:br w:type="page"/>
      </w:r>
    </w:p>
    <w:p w:rsidR="005E3CDF" w:rsidRDefault="005E3CDF" w:rsidP="000D0A4F">
      <w:pPr>
        <w:pStyle w:val="TCap"/>
      </w:pPr>
      <w:r>
        <w:lastRenderedPageBreak/>
        <w:t>Capítulo 4</w:t>
      </w:r>
    </w:p>
    <w:p w:rsidR="005E3CDF" w:rsidRDefault="005E3CDF" w:rsidP="000D0A4F">
      <w:pPr>
        <w:pStyle w:val="TSeCap"/>
      </w:pPr>
      <w:bookmarkStart w:id="92" w:name="_Toc311537998"/>
      <w:r w:rsidRPr="00805945">
        <w:t>Experimento</w:t>
      </w:r>
      <w:r>
        <w:t>s</w:t>
      </w:r>
      <w:bookmarkEnd w:id="92"/>
    </w:p>
    <w:p w:rsidR="005E3CDF" w:rsidRDefault="005E3CDF" w:rsidP="000D0A4F">
      <w:pPr>
        <w:pStyle w:val="TCap4"/>
      </w:pPr>
      <w:bookmarkStart w:id="93" w:name="_Toc311537999"/>
      <w:r>
        <w:t>Descrições das bases</w:t>
      </w:r>
      <w:bookmarkEnd w:id="93"/>
    </w:p>
    <w:p w:rsidR="005E3CDF" w:rsidRDefault="005E3CDF" w:rsidP="000D0A4F">
      <w:r>
        <w:t xml:space="preserve">Para avaliar o método proposto os experimentos foram realizados utilizando sete bases de dados, cinco repositórios da </w:t>
      </w:r>
      <w:r w:rsidRPr="00F2154D">
        <w:rPr>
          <w:i/>
        </w:rPr>
        <w:t>UCI Machine Learning</w:t>
      </w:r>
      <w:r>
        <w:t xml:space="preserve"> e duas geradas artificialmente usando o </w:t>
      </w:r>
      <w:r w:rsidRPr="00F2154D">
        <w:rPr>
          <w:i/>
        </w:rPr>
        <w:t>Matlab PRTOOLS toolbox</w:t>
      </w:r>
      <w:r>
        <w:t>. As características das bases de dados são mostradas na</w:t>
      </w:r>
      <w:r w:rsidR="00F76890">
        <w:t xml:space="preserve"> </w:t>
      </w:r>
      <w:r w:rsidR="00F76890">
        <w:fldChar w:fldCharType="begin"/>
      </w:r>
      <w:r w:rsidR="00F76890">
        <w:instrText xml:space="preserve"> REF _Ref311389554 \h </w:instrText>
      </w:r>
      <w:r w:rsidR="00F76890">
        <w:fldChar w:fldCharType="separate"/>
      </w:r>
      <w:r w:rsidR="007C552A" w:rsidRPr="00696BB6">
        <w:rPr>
          <w:b/>
        </w:rPr>
        <w:t xml:space="preserve">Tabela </w:t>
      </w:r>
      <w:r w:rsidR="007C552A">
        <w:rPr>
          <w:b/>
          <w:noProof/>
        </w:rPr>
        <w:t>2</w:t>
      </w:r>
      <w:r w:rsidR="00F76890">
        <w:fldChar w:fldCharType="end"/>
      </w:r>
      <w:r>
        <w:t>.</w:t>
      </w:r>
    </w:p>
    <w:p w:rsidR="00D007C2" w:rsidRDefault="00D007C2" w:rsidP="00696BB6">
      <w:pPr>
        <w:pStyle w:val="Legenda"/>
        <w:keepNext/>
        <w:jc w:val="center"/>
      </w:pPr>
      <w:bookmarkStart w:id="94" w:name="_Ref311389554"/>
      <w:bookmarkStart w:id="95" w:name="_Ref311389544"/>
      <w:bookmarkStart w:id="96" w:name="_Toc311538028"/>
      <w:r w:rsidRPr="00696BB6">
        <w:rPr>
          <w:b/>
        </w:rPr>
        <w:t xml:space="preserve">Tabela </w:t>
      </w:r>
      <w:r w:rsidRPr="00696BB6">
        <w:rPr>
          <w:b/>
        </w:rPr>
        <w:fldChar w:fldCharType="begin"/>
      </w:r>
      <w:r w:rsidRPr="00696BB6">
        <w:rPr>
          <w:b/>
        </w:rPr>
        <w:instrText xml:space="preserve"> SEQ Tabela \* ARABIC </w:instrText>
      </w:r>
      <w:r w:rsidRPr="00696BB6">
        <w:rPr>
          <w:b/>
        </w:rPr>
        <w:fldChar w:fldCharType="separate"/>
      </w:r>
      <w:r w:rsidR="007C552A">
        <w:rPr>
          <w:b/>
          <w:noProof/>
        </w:rPr>
        <w:t>2</w:t>
      </w:r>
      <w:r w:rsidRPr="00696BB6">
        <w:rPr>
          <w:b/>
        </w:rPr>
        <w:fldChar w:fldCharType="end"/>
      </w:r>
      <w:bookmarkEnd w:id="94"/>
      <w:r>
        <w:t xml:space="preserve"> </w:t>
      </w:r>
      <w:r w:rsidRPr="00F9616C">
        <w:t>Características das bases de dados</w:t>
      </w:r>
      <w:r>
        <w:t>.</w:t>
      </w:r>
      <w:bookmarkEnd w:id="95"/>
      <w:bookmarkEnd w:id="96"/>
    </w:p>
    <w:tbl>
      <w:tblPr>
        <w:tblW w:w="7140" w:type="dxa"/>
        <w:jc w:val="center"/>
        <w:tblInd w:w="55" w:type="dxa"/>
        <w:tblCellMar>
          <w:left w:w="70" w:type="dxa"/>
          <w:right w:w="70" w:type="dxa"/>
        </w:tblCellMar>
        <w:tblLook w:val="04A0" w:firstRow="1" w:lastRow="0" w:firstColumn="1" w:lastColumn="0" w:noHBand="0" w:noVBand="1"/>
      </w:tblPr>
      <w:tblGrid>
        <w:gridCol w:w="2060"/>
        <w:gridCol w:w="2140"/>
        <w:gridCol w:w="1040"/>
        <w:gridCol w:w="1900"/>
      </w:tblGrid>
      <w:tr w:rsidR="005E3CDF" w:rsidRPr="006C551E" w:rsidTr="005E3CDF">
        <w:trPr>
          <w:trHeight w:val="300"/>
          <w:jc w:val="center"/>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b/>
                <w:color w:val="000000"/>
                <w:sz w:val="20"/>
                <w:lang w:eastAsia="pt-BR"/>
              </w:rPr>
            </w:pPr>
            <w:r w:rsidRPr="000D0A4F">
              <w:rPr>
                <w:rFonts w:eastAsia="Times New Roman" w:cstheme="minorHAnsi"/>
                <w:b/>
                <w:color w:val="000000"/>
                <w:sz w:val="20"/>
                <w:lang w:eastAsia="pt-BR"/>
              </w:rPr>
              <w:t>Base de dados</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b/>
                <w:color w:val="000000"/>
                <w:sz w:val="20"/>
                <w:lang w:eastAsia="pt-BR"/>
              </w:rPr>
            </w:pPr>
            <w:r w:rsidRPr="000D0A4F">
              <w:rPr>
                <w:rFonts w:eastAsia="Times New Roman" w:cstheme="minorHAnsi"/>
                <w:b/>
                <w:color w:val="000000"/>
                <w:sz w:val="20"/>
                <w:lang w:eastAsia="pt-BR"/>
              </w:rPr>
              <w:t>Número de instancias</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b/>
                <w:color w:val="000000"/>
                <w:sz w:val="20"/>
                <w:lang w:eastAsia="pt-BR"/>
              </w:rPr>
            </w:pPr>
            <w:r w:rsidRPr="000D0A4F">
              <w:rPr>
                <w:rFonts w:eastAsia="Times New Roman" w:cstheme="minorHAnsi"/>
                <w:b/>
                <w:color w:val="000000"/>
                <w:sz w:val="20"/>
                <w:lang w:eastAsia="pt-BR"/>
              </w:rPr>
              <w:t>Dimensão</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b/>
                <w:color w:val="000000"/>
                <w:sz w:val="20"/>
                <w:lang w:eastAsia="pt-BR"/>
              </w:rPr>
            </w:pPr>
            <w:r w:rsidRPr="000D0A4F">
              <w:rPr>
                <w:rFonts w:eastAsia="Times New Roman" w:cstheme="minorHAnsi"/>
                <w:b/>
                <w:color w:val="000000"/>
                <w:sz w:val="20"/>
                <w:lang w:eastAsia="pt-BR"/>
              </w:rPr>
              <w:t>Número de Classes</w:t>
            </w:r>
          </w:p>
        </w:tc>
      </w:tr>
      <w:tr w:rsidR="005E3CDF" w:rsidRPr="006C551E" w:rsidTr="005E3CDF">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Pima</w:t>
            </w:r>
          </w:p>
        </w:tc>
        <w:tc>
          <w:tcPr>
            <w:tcW w:w="214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768</w:t>
            </w:r>
          </w:p>
        </w:tc>
        <w:tc>
          <w:tcPr>
            <w:tcW w:w="104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8</w:t>
            </w:r>
          </w:p>
        </w:tc>
        <w:tc>
          <w:tcPr>
            <w:tcW w:w="190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2</w:t>
            </w:r>
          </w:p>
        </w:tc>
      </w:tr>
      <w:tr w:rsidR="005E3CDF" w:rsidRPr="006C551E" w:rsidTr="005E3CDF">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Liver Disorders</w:t>
            </w:r>
          </w:p>
        </w:tc>
        <w:tc>
          <w:tcPr>
            <w:tcW w:w="214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345</w:t>
            </w:r>
          </w:p>
        </w:tc>
        <w:tc>
          <w:tcPr>
            <w:tcW w:w="104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6</w:t>
            </w:r>
          </w:p>
        </w:tc>
        <w:tc>
          <w:tcPr>
            <w:tcW w:w="190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2</w:t>
            </w:r>
          </w:p>
        </w:tc>
      </w:tr>
      <w:tr w:rsidR="005E3CDF" w:rsidRPr="006C551E" w:rsidTr="005E3CDF">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WDBC</w:t>
            </w:r>
          </w:p>
        </w:tc>
        <w:tc>
          <w:tcPr>
            <w:tcW w:w="214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568</w:t>
            </w:r>
          </w:p>
        </w:tc>
        <w:tc>
          <w:tcPr>
            <w:tcW w:w="104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2</w:t>
            </w:r>
          </w:p>
        </w:tc>
      </w:tr>
      <w:tr w:rsidR="005E3CDF" w:rsidRPr="006C551E" w:rsidTr="005E3CDF">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Blood transfusion</w:t>
            </w:r>
          </w:p>
        </w:tc>
        <w:tc>
          <w:tcPr>
            <w:tcW w:w="214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748</w:t>
            </w:r>
          </w:p>
        </w:tc>
        <w:tc>
          <w:tcPr>
            <w:tcW w:w="104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4</w:t>
            </w:r>
          </w:p>
        </w:tc>
        <w:tc>
          <w:tcPr>
            <w:tcW w:w="190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2</w:t>
            </w:r>
          </w:p>
        </w:tc>
      </w:tr>
      <w:tr w:rsidR="005E3CDF" w:rsidRPr="006C551E" w:rsidTr="005E3CDF">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Banana</w:t>
            </w:r>
          </w:p>
        </w:tc>
        <w:tc>
          <w:tcPr>
            <w:tcW w:w="214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600</w:t>
            </w:r>
          </w:p>
        </w:tc>
        <w:tc>
          <w:tcPr>
            <w:tcW w:w="104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2</w:t>
            </w:r>
          </w:p>
        </w:tc>
        <w:tc>
          <w:tcPr>
            <w:tcW w:w="190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2</w:t>
            </w:r>
          </w:p>
        </w:tc>
      </w:tr>
      <w:tr w:rsidR="005E3CDF" w:rsidRPr="006C551E" w:rsidTr="005E3CDF">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Vehicle</w:t>
            </w:r>
          </w:p>
        </w:tc>
        <w:tc>
          <w:tcPr>
            <w:tcW w:w="214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846</w:t>
            </w:r>
          </w:p>
        </w:tc>
        <w:tc>
          <w:tcPr>
            <w:tcW w:w="104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18</w:t>
            </w:r>
          </w:p>
        </w:tc>
        <w:tc>
          <w:tcPr>
            <w:tcW w:w="190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4</w:t>
            </w:r>
          </w:p>
        </w:tc>
      </w:tr>
      <w:tr w:rsidR="005E3CDF" w:rsidRPr="006C551E" w:rsidTr="005E3CDF">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Lithuanian</w:t>
            </w:r>
          </w:p>
        </w:tc>
        <w:tc>
          <w:tcPr>
            <w:tcW w:w="214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600</w:t>
            </w:r>
          </w:p>
        </w:tc>
        <w:tc>
          <w:tcPr>
            <w:tcW w:w="104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2</w:t>
            </w:r>
          </w:p>
        </w:tc>
        <w:tc>
          <w:tcPr>
            <w:tcW w:w="1900" w:type="dxa"/>
            <w:tcBorders>
              <w:top w:val="nil"/>
              <w:left w:val="nil"/>
              <w:bottom w:val="single" w:sz="4" w:space="0" w:color="auto"/>
              <w:right w:val="single" w:sz="4" w:space="0" w:color="auto"/>
            </w:tcBorders>
            <w:shd w:val="clear" w:color="auto" w:fill="auto"/>
            <w:noWrap/>
            <w:vAlign w:val="bottom"/>
            <w:hideMark/>
          </w:tcPr>
          <w:p w:rsidR="005E3CDF" w:rsidRPr="000D0A4F" w:rsidRDefault="005E3CDF" w:rsidP="005E3CDF">
            <w:pPr>
              <w:spacing w:after="0" w:line="240" w:lineRule="auto"/>
              <w:jc w:val="center"/>
              <w:rPr>
                <w:rFonts w:eastAsia="Times New Roman" w:cstheme="minorHAnsi"/>
                <w:color w:val="000000"/>
                <w:sz w:val="20"/>
                <w:lang w:eastAsia="pt-BR"/>
              </w:rPr>
            </w:pPr>
            <w:r w:rsidRPr="000D0A4F">
              <w:rPr>
                <w:rFonts w:eastAsia="Times New Roman" w:cstheme="minorHAnsi"/>
                <w:color w:val="000000"/>
                <w:sz w:val="20"/>
                <w:lang w:eastAsia="pt-BR"/>
              </w:rPr>
              <w:t>2</w:t>
            </w:r>
          </w:p>
        </w:tc>
      </w:tr>
    </w:tbl>
    <w:p w:rsidR="00D007C2" w:rsidRDefault="00D007C2" w:rsidP="00696BB6">
      <w:pPr>
        <w:spacing w:before="0" w:after="0"/>
        <w:ind w:firstLine="357"/>
      </w:pPr>
    </w:p>
    <w:p w:rsidR="005E3CDF" w:rsidRDefault="005E3CDF" w:rsidP="00696BB6">
      <w:pPr>
        <w:spacing w:before="240"/>
        <w:ind w:firstLine="357"/>
      </w:pPr>
      <w:r>
        <w:t xml:space="preserve">Os dados foram divididos em 50% pra o conjunto de treinamento e 50% pra o conjunto de teste. O conjunto de treinamento foi dividido em 75% para o treinamento e 25% para a validação. O conjunto de validação é usado para computar as regiões de competências. Recomenda-se utilizar um conjunto diferente do conjunto de treinamento para computar as regiões de competências porque os classificadores bases podem sofrer </w:t>
      </w:r>
      <w:r w:rsidRPr="00240B0F">
        <w:rPr>
          <w:i/>
        </w:rPr>
        <w:t>overfitting</w:t>
      </w:r>
      <w:r>
        <w:t xml:space="preserve"> nos padrões de treinamento. Portanto, as informações da precisão podem ser enviesadas. </w:t>
      </w:r>
    </w:p>
    <w:p w:rsidR="005E3CDF" w:rsidRPr="0059726B" w:rsidRDefault="005E3CDF" w:rsidP="000D0A4F">
      <w:pPr>
        <w:pStyle w:val="TCap4"/>
      </w:pPr>
      <w:bookmarkStart w:id="97" w:name="_Toc311538000"/>
      <w:r>
        <w:lastRenderedPageBreak/>
        <w:t>Metodologia</w:t>
      </w:r>
      <w:bookmarkEnd w:id="97"/>
    </w:p>
    <w:p w:rsidR="005E3CDF" w:rsidRDefault="005E3CDF" w:rsidP="005E3CDF">
      <w:r>
        <w:t xml:space="preserve">A geração do ensemble foi realizada usando a técnica </w:t>
      </w:r>
      <w:r w:rsidRPr="006C551E">
        <w:rPr>
          <w:i/>
        </w:rPr>
        <w:t>bagging</w:t>
      </w:r>
      <w:r w:rsidRPr="001B6670">
        <w:t>,</w:t>
      </w:r>
      <w:r>
        <w:t xml:space="preserve"> que dá bons resultados quando utilizado um classificador base fraco e instável. O ensemble gerado é composto por 10 classificadores do modelo </w:t>
      </w:r>
      <w:r w:rsidRPr="00F2154D">
        <w:rPr>
          <w:i/>
        </w:rPr>
        <w:t>Perceptron</w:t>
      </w:r>
      <w:r>
        <w:t xml:space="preserve"> e o número de vizinhos igual a 7 para computar a região de competência. O </w:t>
      </w:r>
      <w:r w:rsidRPr="00F2154D">
        <w:rPr>
          <w:i/>
        </w:rPr>
        <w:t>Perceptron</w:t>
      </w:r>
      <w:r>
        <w:t xml:space="preserve"> foi escolhido por causa da sua instabilidade e por ser um modelo fraco. As regras de combinação testadas foram: votação majoritária, e as regras algébricas, média e produto.</w:t>
      </w:r>
    </w:p>
    <w:p w:rsidR="005E3CDF" w:rsidRDefault="005E3CDF" w:rsidP="000D0A4F">
      <w:pPr>
        <w:ind w:firstLine="708"/>
      </w:pPr>
      <w:r>
        <w:t>Primeiro, foi feito a execução dos métodos (</w:t>
      </w:r>
      <w:r w:rsidRPr="00F2154D">
        <w:rPr>
          <w:i/>
        </w:rPr>
        <w:t>KNORA-E</w:t>
      </w:r>
      <w:r>
        <w:t xml:space="preserve">, </w:t>
      </w:r>
      <w:r w:rsidRPr="00F2154D">
        <w:rPr>
          <w:i/>
        </w:rPr>
        <w:t>DES-OLA</w:t>
      </w:r>
      <w:r>
        <w:t xml:space="preserve">, </w:t>
      </w:r>
      <w:r w:rsidRPr="00F2154D">
        <w:rPr>
          <w:i/>
        </w:rPr>
        <w:t>DES-LCA</w:t>
      </w:r>
      <w:r>
        <w:t xml:space="preserve">, </w:t>
      </w:r>
      <w:r w:rsidRPr="00F2154D">
        <w:rPr>
          <w:i/>
        </w:rPr>
        <w:t>DES-LCA2</w:t>
      </w:r>
      <w:r>
        <w:t xml:space="preserve"> e </w:t>
      </w:r>
      <w:r w:rsidRPr="00F2154D">
        <w:rPr>
          <w:i/>
        </w:rPr>
        <w:t>DES-LCA3</w:t>
      </w:r>
      <w:r>
        <w:t xml:space="preserve">) de seleção, sem a utilização da abordagem </w:t>
      </w:r>
      <w:r w:rsidRPr="00F2154D">
        <w:rPr>
          <w:i/>
        </w:rPr>
        <w:t>DES-FA</w:t>
      </w:r>
      <w:r>
        <w:t xml:space="preserve"> e utilizando a votação majoritária para combinação.  Posteriormente foi utilizado o </w:t>
      </w:r>
      <w:r w:rsidRPr="00F2154D">
        <w:rPr>
          <w:i/>
        </w:rPr>
        <w:t>DES-FA(1)</w:t>
      </w:r>
      <w:r>
        <w:t xml:space="preserve">, com </w:t>
      </w:r>
      <w:r w:rsidRPr="00F2154D">
        <w:rPr>
          <w:i/>
        </w:rPr>
        <w:t>k=1</w:t>
      </w:r>
      <w:r>
        <w:t xml:space="preserve"> para o </w:t>
      </w:r>
      <w:r w:rsidRPr="00F2154D">
        <w:rPr>
          <w:i/>
        </w:rPr>
        <w:t>ENN</w:t>
      </w:r>
      <w:r>
        <w:t xml:space="preserve"> (melhor configuração </w:t>
      </w:r>
      <w:r w:rsidRPr="00F2154D">
        <w:rPr>
          <w:i/>
        </w:rPr>
        <w:t>DES-FA</w:t>
      </w:r>
      <w:r>
        <w:t xml:space="preserve"> obtida pelo autor), e comparado com os resultados sem a utilização do </w:t>
      </w:r>
      <w:r w:rsidRPr="00F2154D">
        <w:rPr>
          <w:i/>
        </w:rPr>
        <w:t>DES-FA</w:t>
      </w:r>
      <w:r w:rsidRPr="00383CE3">
        <w:t>, a fim de mostrar como a qualidade da região de competência afeta o desempenho dos métodos de seleção. Em seguida foram testadas também as combinações de média e produto para os métodos, com</w:t>
      </w:r>
      <w:r>
        <w:t xml:space="preserve"> o objetivo de investigar se a votação majoritária prejudicaria os métodos baseado no </w:t>
      </w:r>
      <w:r w:rsidRPr="00F2154D">
        <w:rPr>
          <w:i/>
        </w:rPr>
        <w:t>DCS-LA</w:t>
      </w:r>
      <w:r>
        <w:t xml:space="preserve">, nos casos de empate de votação nas iterações do </w:t>
      </w:r>
      <w:r w:rsidRPr="00F2154D">
        <w:rPr>
          <w:i/>
        </w:rPr>
        <w:t>IWSS</w:t>
      </w:r>
      <w:r>
        <w:t xml:space="preserve">. Por fim, foram avaliados os desempenhos em tempo de processamento dos métodos de seleção com e sem a abordagem </w:t>
      </w:r>
      <w:r w:rsidRPr="00F2154D">
        <w:rPr>
          <w:i/>
        </w:rPr>
        <w:t>DES-FA</w:t>
      </w:r>
      <w:r>
        <w:t>.</w:t>
      </w:r>
    </w:p>
    <w:p w:rsidR="005E3CDF" w:rsidRDefault="005E3CDF" w:rsidP="000D0A4F">
      <w:pPr>
        <w:pStyle w:val="TCap4"/>
      </w:pPr>
      <w:bookmarkStart w:id="98" w:name="_Toc311538001"/>
      <w:r>
        <w:t>Resultados e Análise</w:t>
      </w:r>
      <w:bookmarkEnd w:id="98"/>
    </w:p>
    <w:p w:rsidR="005E3CDF" w:rsidRPr="005641D9" w:rsidRDefault="005E3CDF" w:rsidP="005E3CDF">
      <w:r>
        <w:t>Os resultados dos experimentos descritos na seção anterior são mostrados nas tabelas a seguir junto com a análise dos resultados, após cada tabela.</w:t>
      </w:r>
    </w:p>
    <w:p w:rsidR="00D007C2" w:rsidRDefault="00D007C2" w:rsidP="00696BB6">
      <w:pPr>
        <w:pStyle w:val="Legenda"/>
        <w:keepNext/>
        <w:jc w:val="center"/>
      </w:pPr>
      <w:bookmarkStart w:id="99" w:name="_Ref311389608"/>
      <w:bookmarkStart w:id="100" w:name="_Ref311389521"/>
      <w:bookmarkStart w:id="101" w:name="_Toc311538029"/>
      <w:r w:rsidRPr="00696BB6">
        <w:rPr>
          <w:b/>
        </w:rPr>
        <w:t xml:space="preserve">Tabela </w:t>
      </w:r>
      <w:r w:rsidRPr="00696BB6">
        <w:rPr>
          <w:b/>
        </w:rPr>
        <w:fldChar w:fldCharType="begin"/>
      </w:r>
      <w:r w:rsidRPr="00696BB6">
        <w:rPr>
          <w:b/>
        </w:rPr>
        <w:instrText xml:space="preserve"> SEQ Tabela \* ARABIC </w:instrText>
      </w:r>
      <w:r w:rsidRPr="00696BB6">
        <w:rPr>
          <w:b/>
        </w:rPr>
        <w:fldChar w:fldCharType="separate"/>
      </w:r>
      <w:r w:rsidR="007C552A">
        <w:rPr>
          <w:b/>
          <w:noProof/>
        </w:rPr>
        <w:t>3</w:t>
      </w:r>
      <w:r w:rsidRPr="00696BB6">
        <w:rPr>
          <w:b/>
        </w:rPr>
        <w:fldChar w:fldCharType="end"/>
      </w:r>
      <w:bookmarkEnd w:id="99"/>
      <w:r>
        <w:t xml:space="preserve"> </w:t>
      </w:r>
      <w:r w:rsidRPr="0084119C">
        <w:t>Execução dos métodos DES sem a abordagem DES-FA e utilizando a regra da votação majoritária para combinação. O valor de cada célula é a média da precisão de classificação de três iterações, com exceção do Oracle* obtido pelo autor</w:t>
      </w:r>
      <w:r>
        <w:t>.</w:t>
      </w:r>
      <w:bookmarkEnd w:id="100"/>
      <w:bookmarkEnd w:id="101"/>
    </w:p>
    <w:tbl>
      <w:tblPr>
        <w:tblStyle w:val="Tabelacomgrade"/>
        <w:tblW w:w="8320" w:type="dxa"/>
        <w:tblCellMar>
          <w:left w:w="0" w:type="dxa"/>
          <w:right w:w="0" w:type="dxa"/>
        </w:tblCellMar>
        <w:tblLook w:val="04A0" w:firstRow="1" w:lastRow="0" w:firstColumn="1" w:lastColumn="0" w:noHBand="0" w:noVBand="1"/>
      </w:tblPr>
      <w:tblGrid>
        <w:gridCol w:w="1960"/>
        <w:gridCol w:w="1060"/>
        <w:gridCol w:w="1060"/>
        <w:gridCol w:w="1060"/>
        <w:gridCol w:w="1060"/>
        <w:gridCol w:w="1060"/>
        <w:gridCol w:w="1060"/>
      </w:tblGrid>
      <w:tr w:rsidR="005E3CDF" w:rsidRPr="005641D9" w:rsidTr="005E3CDF">
        <w:trPr>
          <w:trHeight w:val="300"/>
        </w:trPr>
        <w:tc>
          <w:tcPr>
            <w:tcW w:w="1960" w:type="dxa"/>
            <w:noWrap/>
            <w:hideMark/>
          </w:tcPr>
          <w:p w:rsidR="005E3CDF" w:rsidRPr="000D0A4F" w:rsidRDefault="005E3CDF" w:rsidP="005E3CDF">
            <w:pPr>
              <w:pStyle w:val="SemEspaamento"/>
              <w:jc w:val="center"/>
              <w:rPr>
                <w:b/>
                <w:sz w:val="20"/>
                <w:lang w:eastAsia="pt-BR"/>
              </w:rPr>
            </w:pPr>
            <w:r w:rsidRPr="000D0A4F">
              <w:rPr>
                <w:b/>
                <w:sz w:val="20"/>
                <w:lang w:eastAsia="pt-BR"/>
              </w:rPr>
              <w:t>Base</w:t>
            </w:r>
          </w:p>
        </w:tc>
        <w:tc>
          <w:tcPr>
            <w:tcW w:w="1060" w:type="dxa"/>
            <w:noWrap/>
            <w:hideMark/>
          </w:tcPr>
          <w:p w:rsidR="005E3CDF" w:rsidRPr="000D0A4F" w:rsidRDefault="005E3CDF" w:rsidP="005E3CDF">
            <w:pPr>
              <w:pStyle w:val="SemEspaamento"/>
              <w:jc w:val="center"/>
              <w:rPr>
                <w:b/>
                <w:sz w:val="20"/>
                <w:lang w:eastAsia="pt-BR"/>
              </w:rPr>
            </w:pPr>
            <w:r w:rsidRPr="000D0A4F">
              <w:rPr>
                <w:b/>
                <w:sz w:val="20"/>
                <w:lang w:eastAsia="pt-BR"/>
              </w:rPr>
              <w:t>KNORA-E</w:t>
            </w:r>
          </w:p>
        </w:tc>
        <w:tc>
          <w:tcPr>
            <w:tcW w:w="1060" w:type="dxa"/>
            <w:noWrap/>
            <w:hideMark/>
          </w:tcPr>
          <w:p w:rsidR="005E3CDF" w:rsidRPr="000D0A4F" w:rsidRDefault="005E3CDF" w:rsidP="005E3CDF">
            <w:pPr>
              <w:pStyle w:val="SemEspaamento"/>
              <w:jc w:val="center"/>
              <w:rPr>
                <w:b/>
                <w:sz w:val="20"/>
                <w:lang w:eastAsia="pt-BR"/>
              </w:rPr>
            </w:pPr>
            <w:r w:rsidRPr="000D0A4F">
              <w:rPr>
                <w:b/>
                <w:sz w:val="20"/>
                <w:lang w:eastAsia="pt-BR"/>
              </w:rPr>
              <w:t>DES-OLA</w:t>
            </w:r>
          </w:p>
        </w:tc>
        <w:tc>
          <w:tcPr>
            <w:tcW w:w="1060" w:type="dxa"/>
            <w:noWrap/>
            <w:hideMark/>
          </w:tcPr>
          <w:p w:rsidR="005E3CDF" w:rsidRPr="000D0A4F" w:rsidRDefault="005E3CDF" w:rsidP="005E3CDF">
            <w:pPr>
              <w:pStyle w:val="SemEspaamento"/>
              <w:jc w:val="center"/>
              <w:rPr>
                <w:b/>
                <w:sz w:val="20"/>
                <w:lang w:eastAsia="pt-BR"/>
              </w:rPr>
            </w:pPr>
            <w:r w:rsidRPr="000D0A4F">
              <w:rPr>
                <w:b/>
                <w:sz w:val="20"/>
                <w:lang w:eastAsia="pt-BR"/>
              </w:rPr>
              <w:t>DES-LCA</w:t>
            </w:r>
          </w:p>
        </w:tc>
        <w:tc>
          <w:tcPr>
            <w:tcW w:w="1060" w:type="dxa"/>
            <w:noWrap/>
            <w:hideMark/>
          </w:tcPr>
          <w:p w:rsidR="005E3CDF" w:rsidRPr="000D0A4F" w:rsidRDefault="005E3CDF" w:rsidP="005E3CDF">
            <w:pPr>
              <w:pStyle w:val="SemEspaamento"/>
              <w:jc w:val="center"/>
              <w:rPr>
                <w:b/>
                <w:sz w:val="20"/>
                <w:lang w:eastAsia="pt-BR"/>
              </w:rPr>
            </w:pPr>
            <w:r w:rsidRPr="000D0A4F">
              <w:rPr>
                <w:b/>
                <w:sz w:val="20"/>
                <w:lang w:eastAsia="pt-BR"/>
              </w:rPr>
              <w:t>DES-LCA2</w:t>
            </w:r>
          </w:p>
        </w:tc>
        <w:tc>
          <w:tcPr>
            <w:tcW w:w="1060" w:type="dxa"/>
            <w:noWrap/>
            <w:hideMark/>
          </w:tcPr>
          <w:p w:rsidR="005E3CDF" w:rsidRPr="000D0A4F" w:rsidRDefault="005E3CDF" w:rsidP="005E3CDF">
            <w:pPr>
              <w:pStyle w:val="SemEspaamento"/>
              <w:jc w:val="center"/>
              <w:rPr>
                <w:b/>
                <w:sz w:val="20"/>
                <w:lang w:eastAsia="pt-BR"/>
              </w:rPr>
            </w:pPr>
            <w:r w:rsidRPr="000D0A4F">
              <w:rPr>
                <w:b/>
                <w:sz w:val="20"/>
                <w:lang w:eastAsia="pt-BR"/>
              </w:rPr>
              <w:t>DES-LCA3</w:t>
            </w:r>
          </w:p>
        </w:tc>
        <w:tc>
          <w:tcPr>
            <w:tcW w:w="1060" w:type="dxa"/>
            <w:noWrap/>
            <w:hideMark/>
          </w:tcPr>
          <w:p w:rsidR="005E3CDF" w:rsidRPr="000D0A4F" w:rsidRDefault="005E3CDF" w:rsidP="005E3CDF">
            <w:pPr>
              <w:pStyle w:val="SemEspaamento"/>
              <w:jc w:val="center"/>
              <w:rPr>
                <w:b/>
                <w:sz w:val="20"/>
                <w:lang w:eastAsia="pt-BR"/>
              </w:rPr>
            </w:pPr>
            <w:r w:rsidRPr="000D0A4F">
              <w:rPr>
                <w:b/>
                <w:sz w:val="20"/>
                <w:lang w:eastAsia="pt-BR"/>
              </w:rPr>
              <w:t>Oracle*</w:t>
            </w:r>
          </w:p>
        </w:tc>
      </w:tr>
      <w:tr w:rsidR="005E3CDF" w:rsidRPr="0005526F" w:rsidTr="000D0A4F">
        <w:trPr>
          <w:trHeight w:val="300"/>
        </w:trPr>
        <w:tc>
          <w:tcPr>
            <w:tcW w:w="1960" w:type="dxa"/>
            <w:noWrap/>
            <w:hideMark/>
          </w:tcPr>
          <w:p w:rsidR="005E3CDF" w:rsidRPr="000D0A4F" w:rsidRDefault="005E3CDF" w:rsidP="005E3CDF">
            <w:pPr>
              <w:pStyle w:val="SemEspaamento"/>
              <w:jc w:val="center"/>
              <w:rPr>
                <w:b/>
                <w:sz w:val="20"/>
                <w:lang w:eastAsia="pt-BR"/>
              </w:rPr>
            </w:pPr>
            <w:r w:rsidRPr="000D0A4F">
              <w:rPr>
                <w:b/>
                <w:sz w:val="20"/>
                <w:lang w:eastAsia="pt-BR"/>
              </w:rPr>
              <w:t>Vehicle</w:t>
            </w:r>
          </w:p>
        </w:tc>
        <w:tc>
          <w:tcPr>
            <w:tcW w:w="1060" w:type="dxa"/>
            <w:shd w:val="clear" w:color="auto" w:fill="auto"/>
            <w:noWrap/>
            <w:hideMark/>
          </w:tcPr>
          <w:p w:rsidR="005E3CDF" w:rsidRPr="000D0A4F" w:rsidRDefault="005E3CDF" w:rsidP="005E3CDF">
            <w:pPr>
              <w:pStyle w:val="SemEspaamento"/>
              <w:jc w:val="center"/>
              <w:rPr>
                <w:b/>
                <w:sz w:val="20"/>
                <w:lang w:eastAsia="pt-BR"/>
              </w:rPr>
            </w:pPr>
            <w:r w:rsidRPr="000D0A4F">
              <w:rPr>
                <w:b/>
                <w:sz w:val="20"/>
                <w:lang w:eastAsia="pt-BR"/>
              </w:rPr>
              <w:t>81,20</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79,86</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78,52</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75,67</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77,41</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96,8</w:t>
            </w:r>
          </w:p>
        </w:tc>
      </w:tr>
      <w:tr w:rsidR="005E3CDF" w:rsidRPr="0005526F" w:rsidTr="000D0A4F">
        <w:trPr>
          <w:trHeight w:val="300"/>
        </w:trPr>
        <w:tc>
          <w:tcPr>
            <w:tcW w:w="1960" w:type="dxa"/>
            <w:noWrap/>
            <w:hideMark/>
          </w:tcPr>
          <w:p w:rsidR="005E3CDF" w:rsidRPr="000D0A4F" w:rsidRDefault="005E3CDF" w:rsidP="005E3CDF">
            <w:pPr>
              <w:pStyle w:val="SemEspaamento"/>
              <w:jc w:val="center"/>
              <w:rPr>
                <w:b/>
                <w:sz w:val="20"/>
                <w:lang w:eastAsia="pt-BR"/>
              </w:rPr>
            </w:pPr>
            <w:r w:rsidRPr="000D0A4F">
              <w:rPr>
                <w:b/>
                <w:sz w:val="20"/>
                <w:lang w:eastAsia="pt-BR"/>
              </w:rPr>
              <w:t>Pima</w:t>
            </w:r>
          </w:p>
        </w:tc>
        <w:tc>
          <w:tcPr>
            <w:tcW w:w="1060" w:type="dxa"/>
            <w:shd w:val="clear" w:color="auto" w:fill="auto"/>
            <w:noWrap/>
            <w:hideMark/>
          </w:tcPr>
          <w:p w:rsidR="005E3CDF" w:rsidRPr="000D0A4F" w:rsidRDefault="005E3CDF" w:rsidP="005E3CDF">
            <w:pPr>
              <w:pStyle w:val="SemEspaamento"/>
              <w:jc w:val="center"/>
              <w:rPr>
                <w:b/>
                <w:sz w:val="20"/>
                <w:lang w:eastAsia="pt-BR"/>
              </w:rPr>
            </w:pPr>
            <w:r w:rsidRPr="000D0A4F">
              <w:rPr>
                <w:b/>
                <w:sz w:val="20"/>
                <w:lang w:eastAsia="pt-BR"/>
              </w:rPr>
              <w:t>74,22</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73,52</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73,00</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65,62</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71,53</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95,1</w:t>
            </w:r>
          </w:p>
        </w:tc>
      </w:tr>
      <w:tr w:rsidR="005E3CDF" w:rsidRPr="0005526F" w:rsidTr="005E3CDF">
        <w:trPr>
          <w:trHeight w:val="300"/>
        </w:trPr>
        <w:tc>
          <w:tcPr>
            <w:tcW w:w="1960" w:type="dxa"/>
            <w:noWrap/>
            <w:hideMark/>
          </w:tcPr>
          <w:p w:rsidR="005E3CDF" w:rsidRPr="000D0A4F" w:rsidRDefault="005E3CDF" w:rsidP="005E3CDF">
            <w:pPr>
              <w:pStyle w:val="SemEspaamento"/>
              <w:jc w:val="center"/>
              <w:rPr>
                <w:b/>
                <w:sz w:val="20"/>
                <w:lang w:eastAsia="pt-BR"/>
              </w:rPr>
            </w:pPr>
            <w:r w:rsidRPr="000D0A4F">
              <w:rPr>
                <w:b/>
                <w:sz w:val="20"/>
                <w:lang w:eastAsia="pt-BR"/>
              </w:rPr>
              <w:t>Liver Disorders</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59,11</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61,43</w:t>
            </w:r>
          </w:p>
        </w:tc>
        <w:tc>
          <w:tcPr>
            <w:tcW w:w="1060" w:type="dxa"/>
            <w:noWrap/>
            <w:hideMark/>
          </w:tcPr>
          <w:p w:rsidR="005E3CDF" w:rsidRPr="000D0A4F" w:rsidRDefault="005E3CDF" w:rsidP="005E3CDF">
            <w:pPr>
              <w:pStyle w:val="SemEspaamento"/>
              <w:jc w:val="center"/>
              <w:rPr>
                <w:b/>
                <w:sz w:val="20"/>
                <w:lang w:eastAsia="pt-BR"/>
              </w:rPr>
            </w:pPr>
            <w:r w:rsidRPr="000D0A4F">
              <w:rPr>
                <w:b/>
                <w:sz w:val="20"/>
                <w:lang w:eastAsia="pt-BR"/>
              </w:rPr>
              <w:t>63,57</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55,81</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61,05</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90,07</w:t>
            </w:r>
          </w:p>
        </w:tc>
      </w:tr>
      <w:tr w:rsidR="005E3CDF" w:rsidRPr="0005526F" w:rsidTr="005E3CDF">
        <w:trPr>
          <w:trHeight w:val="300"/>
        </w:trPr>
        <w:tc>
          <w:tcPr>
            <w:tcW w:w="1960" w:type="dxa"/>
            <w:noWrap/>
            <w:hideMark/>
          </w:tcPr>
          <w:p w:rsidR="005E3CDF" w:rsidRPr="000D0A4F" w:rsidRDefault="005E3CDF" w:rsidP="005E3CDF">
            <w:pPr>
              <w:pStyle w:val="SemEspaamento"/>
              <w:jc w:val="center"/>
              <w:rPr>
                <w:b/>
                <w:sz w:val="20"/>
                <w:lang w:eastAsia="pt-BR"/>
              </w:rPr>
            </w:pPr>
            <w:r w:rsidRPr="000D0A4F">
              <w:rPr>
                <w:b/>
                <w:sz w:val="20"/>
                <w:lang w:eastAsia="pt-BR"/>
              </w:rPr>
              <w:t>WDBC</w:t>
            </w:r>
          </w:p>
        </w:tc>
        <w:tc>
          <w:tcPr>
            <w:tcW w:w="1060" w:type="dxa"/>
            <w:noWrap/>
            <w:hideMark/>
          </w:tcPr>
          <w:p w:rsidR="005E3CDF" w:rsidRPr="000D0A4F" w:rsidRDefault="005E3CDF" w:rsidP="005E3CDF">
            <w:pPr>
              <w:pStyle w:val="SemEspaamento"/>
              <w:jc w:val="center"/>
              <w:rPr>
                <w:b/>
                <w:sz w:val="20"/>
                <w:lang w:eastAsia="pt-BR"/>
              </w:rPr>
            </w:pPr>
            <w:r w:rsidRPr="000D0A4F">
              <w:rPr>
                <w:b/>
                <w:sz w:val="20"/>
                <w:lang w:eastAsia="pt-BR"/>
              </w:rPr>
              <w:t>96,48</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95,66</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96,24</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92,84</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94,25</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99,13</w:t>
            </w:r>
          </w:p>
        </w:tc>
      </w:tr>
      <w:tr w:rsidR="005E3CDF" w:rsidRPr="0005526F" w:rsidTr="005E3CDF">
        <w:trPr>
          <w:trHeight w:val="300"/>
        </w:trPr>
        <w:tc>
          <w:tcPr>
            <w:tcW w:w="1960" w:type="dxa"/>
            <w:noWrap/>
            <w:hideMark/>
          </w:tcPr>
          <w:p w:rsidR="005E3CDF" w:rsidRPr="000D0A4F" w:rsidRDefault="005E3CDF" w:rsidP="005E3CDF">
            <w:pPr>
              <w:pStyle w:val="SemEspaamento"/>
              <w:jc w:val="center"/>
              <w:rPr>
                <w:b/>
                <w:sz w:val="20"/>
                <w:lang w:eastAsia="pt-BR"/>
              </w:rPr>
            </w:pPr>
            <w:r w:rsidRPr="000D0A4F">
              <w:rPr>
                <w:b/>
                <w:sz w:val="20"/>
                <w:lang w:eastAsia="pt-BR"/>
              </w:rPr>
              <w:t>Blood transfusion</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72,19</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76,11</w:t>
            </w:r>
          </w:p>
        </w:tc>
        <w:tc>
          <w:tcPr>
            <w:tcW w:w="1060" w:type="dxa"/>
            <w:noWrap/>
            <w:hideMark/>
          </w:tcPr>
          <w:p w:rsidR="005E3CDF" w:rsidRPr="000D0A4F" w:rsidRDefault="005E3CDF" w:rsidP="005E3CDF">
            <w:pPr>
              <w:pStyle w:val="SemEspaamento"/>
              <w:jc w:val="center"/>
              <w:rPr>
                <w:b/>
                <w:sz w:val="20"/>
                <w:lang w:eastAsia="pt-BR"/>
              </w:rPr>
            </w:pPr>
            <w:r w:rsidRPr="000D0A4F">
              <w:rPr>
                <w:b/>
                <w:sz w:val="20"/>
                <w:lang w:eastAsia="pt-BR"/>
              </w:rPr>
              <w:t>76,56</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61,23</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66,22</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94,2</w:t>
            </w:r>
          </w:p>
        </w:tc>
      </w:tr>
      <w:tr w:rsidR="005E3CDF" w:rsidRPr="0005526F" w:rsidTr="005E3CDF">
        <w:trPr>
          <w:trHeight w:val="300"/>
        </w:trPr>
        <w:tc>
          <w:tcPr>
            <w:tcW w:w="1960" w:type="dxa"/>
            <w:noWrap/>
            <w:hideMark/>
          </w:tcPr>
          <w:p w:rsidR="005E3CDF" w:rsidRPr="000D0A4F" w:rsidRDefault="005E3CDF" w:rsidP="005E3CDF">
            <w:pPr>
              <w:pStyle w:val="SemEspaamento"/>
              <w:jc w:val="center"/>
              <w:rPr>
                <w:b/>
                <w:sz w:val="20"/>
                <w:lang w:eastAsia="pt-BR"/>
              </w:rPr>
            </w:pPr>
            <w:r w:rsidRPr="000D0A4F">
              <w:rPr>
                <w:b/>
                <w:sz w:val="20"/>
                <w:lang w:eastAsia="pt-BR"/>
              </w:rPr>
              <w:t>Banana</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91,20</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93,40</w:t>
            </w:r>
          </w:p>
        </w:tc>
        <w:tc>
          <w:tcPr>
            <w:tcW w:w="1060" w:type="dxa"/>
            <w:noWrap/>
            <w:hideMark/>
          </w:tcPr>
          <w:p w:rsidR="005E3CDF" w:rsidRPr="000D0A4F" w:rsidRDefault="005E3CDF" w:rsidP="005E3CDF">
            <w:pPr>
              <w:pStyle w:val="SemEspaamento"/>
              <w:jc w:val="center"/>
              <w:rPr>
                <w:b/>
                <w:sz w:val="20"/>
                <w:lang w:eastAsia="pt-BR"/>
              </w:rPr>
            </w:pPr>
            <w:r w:rsidRPr="000D0A4F">
              <w:rPr>
                <w:b/>
                <w:sz w:val="20"/>
                <w:lang w:eastAsia="pt-BR"/>
              </w:rPr>
              <w:t>94,20</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52,33</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56,27</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94,75</w:t>
            </w:r>
          </w:p>
        </w:tc>
      </w:tr>
      <w:tr w:rsidR="005E3CDF" w:rsidRPr="0005526F" w:rsidTr="005E3CDF">
        <w:trPr>
          <w:trHeight w:val="300"/>
        </w:trPr>
        <w:tc>
          <w:tcPr>
            <w:tcW w:w="1960" w:type="dxa"/>
            <w:noWrap/>
            <w:hideMark/>
          </w:tcPr>
          <w:p w:rsidR="005E3CDF" w:rsidRPr="000D0A4F" w:rsidRDefault="005E3CDF" w:rsidP="005E3CDF">
            <w:pPr>
              <w:pStyle w:val="SemEspaamento"/>
              <w:jc w:val="center"/>
              <w:rPr>
                <w:b/>
                <w:sz w:val="20"/>
                <w:lang w:eastAsia="pt-BR"/>
              </w:rPr>
            </w:pPr>
            <w:r w:rsidRPr="000D0A4F">
              <w:rPr>
                <w:b/>
                <w:sz w:val="20"/>
                <w:lang w:eastAsia="pt-BR"/>
              </w:rPr>
              <w:lastRenderedPageBreak/>
              <w:t>Lithuanian</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90,11</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91,78</w:t>
            </w:r>
          </w:p>
        </w:tc>
        <w:tc>
          <w:tcPr>
            <w:tcW w:w="1060" w:type="dxa"/>
            <w:noWrap/>
            <w:hideMark/>
          </w:tcPr>
          <w:p w:rsidR="005E3CDF" w:rsidRPr="000D0A4F" w:rsidRDefault="005E3CDF" w:rsidP="005E3CDF">
            <w:pPr>
              <w:pStyle w:val="SemEspaamento"/>
              <w:jc w:val="center"/>
              <w:rPr>
                <w:b/>
                <w:sz w:val="20"/>
                <w:lang w:eastAsia="pt-BR"/>
              </w:rPr>
            </w:pPr>
            <w:r w:rsidRPr="000D0A4F">
              <w:rPr>
                <w:b/>
                <w:sz w:val="20"/>
                <w:lang w:eastAsia="pt-BR"/>
              </w:rPr>
              <w:t>92,00</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46,56</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51,56</w:t>
            </w:r>
          </w:p>
        </w:tc>
        <w:tc>
          <w:tcPr>
            <w:tcW w:w="1060" w:type="dxa"/>
            <w:noWrap/>
            <w:hideMark/>
          </w:tcPr>
          <w:p w:rsidR="005E3CDF" w:rsidRPr="000D0A4F" w:rsidRDefault="005E3CDF" w:rsidP="005E3CDF">
            <w:pPr>
              <w:pStyle w:val="SemEspaamento"/>
              <w:jc w:val="center"/>
              <w:rPr>
                <w:sz w:val="20"/>
                <w:lang w:eastAsia="pt-BR"/>
              </w:rPr>
            </w:pPr>
            <w:r w:rsidRPr="000D0A4F">
              <w:rPr>
                <w:sz w:val="20"/>
                <w:lang w:eastAsia="pt-BR"/>
              </w:rPr>
              <w:t>98,35</w:t>
            </w:r>
          </w:p>
        </w:tc>
      </w:tr>
    </w:tbl>
    <w:p w:rsidR="005E3CDF" w:rsidRDefault="005E3CDF" w:rsidP="000D0A4F">
      <w:pPr>
        <w:spacing w:before="240"/>
        <w:ind w:firstLine="708"/>
      </w:pPr>
      <w:r>
        <w:t>No experimento da</w:t>
      </w:r>
      <w:r w:rsidR="00F76890">
        <w:t xml:space="preserve"> </w:t>
      </w:r>
      <w:r w:rsidR="00F76890">
        <w:fldChar w:fldCharType="begin"/>
      </w:r>
      <w:r w:rsidR="00F76890">
        <w:instrText xml:space="preserve"> REF _Ref311389521 \h </w:instrText>
      </w:r>
      <w:r w:rsidR="00F76890">
        <w:fldChar w:fldCharType="separate"/>
      </w:r>
      <w:r w:rsidR="007C552A" w:rsidRPr="00696BB6">
        <w:rPr>
          <w:b/>
        </w:rPr>
        <w:t xml:space="preserve">Tabela </w:t>
      </w:r>
      <w:r w:rsidR="007C552A">
        <w:rPr>
          <w:b/>
          <w:noProof/>
        </w:rPr>
        <w:t>3</w:t>
      </w:r>
      <w:r w:rsidR="007C552A">
        <w:t xml:space="preserve"> </w:t>
      </w:r>
      <w:r w:rsidR="007C552A" w:rsidRPr="0084119C">
        <w:t>Execução dos métodos DES sem a abordagem DES-FA e utilizando a regra da votação majoritária para combinação. O valor de cada célula é a média da precisão de classificação de três iterações, com exceção do Oracle* obtido pelo autor</w:t>
      </w:r>
      <w:r w:rsidR="007C552A">
        <w:t>.</w:t>
      </w:r>
      <w:r w:rsidR="00F76890">
        <w:fldChar w:fldCharType="end"/>
      </w:r>
      <w:r>
        <w:t xml:space="preserve"> (sem a abordagem </w:t>
      </w:r>
      <w:r w:rsidRPr="00F2154D">
        <w:rPr>
          <w:i/>
        </w:rPr>
        <w:t>DES-FA</w:t>
      </w:r>
      <w:r>
        <w:t>) pode ser visto que o algoritmo DES-LCA obteve o melhor resultado, sendo o melhor em quatro bases (</w:t>
      </w:r>
      <w:r w:rsidRPr="00F2154D">
        <w:rPr>
          <w:i/>
        </w:rPr>
        <w:t>Liver Disorders</w:t>
      </w:r>
      <w:r>
        <w:t xml:space="preserve">, </w:t>
      </w:r>
      <w:r w:rsidRPr="00F2154D">
        <w:rPr>
          <w:i/>
        </w:rPr>
        <w:t>Blood transfusion</w:t>
      </w:r>
      <w:r>
        <w:t xml:space="preserve">, </w:t>
      </w:r>
      <w:r w:rsidRPr="00F2154D">
        <w:rPr>
          <w:i/>
        </w:rPr>
        <w:t>Banana</w:t>
      </w:r>
      <w:r>
        <w:t xml:space="preserve"> e </w:t>
      </w:r>
      <w:r w:rsidRPr="00F2154D">
        <w:rPr>
          <w:i/>
        </w:rPr>
        <w:t>Lithuanian</w:t>
      </w:r>
      <w:r>
        <w:t xml:space="preserve">) e superando o </w:t>
      </w:r>
      <w:r w:rsidRPr="00F2154D">
        <w:rPr>
          <w:i/>
        </w:rPr>
        <w:t>KNORA-E</w:t>
      </w:r>
      <w:r>
        <w:t xml:space="preserve"> em média por 1.34 pontos percentuais. O </w:t>
      </w:r>
      <w:r w:rsidRPr="00F2154D">
        <w:rPr>
          <w:i/>
        </w:rPr>
        <w:t>DES-OLA</w:t>
      </w:r>
      <w:r>
        <w:t xml:space="preserve"> também foi melhor que o </w:t>
      </w:r>
      <w:r w:rsidRPr="00F2154D">
        <w:rPr>
          <w:i/>
        </w:rPr>
        <w:t>KNORA-E</w:t>
      </w:r>
      <w:r>
        <w:t xml:space="preserve"> em média 1.03 pontos percentuais, superando o </w:t>
      </w:r>
      <w:r w:rsidRPr="00F2154D">
        <w:rPr>
          <w:i/>
        </w:rPr>
        <w:t>KNORA-E</w:t>
      </w:r>
      <w:r>
        <w:t xml:space="preserve"> nas mesmas quatro bases. Quanto às variações do </w:t>
      </w:r>
      <w:r w:rsidRPr="00F2154D">
        <w:rPr>
          <w:i/>
        </w:rPr>
        <w:t>LCA</w:t>
      </w:r>
      <w:r>
        <w:t xml:space="preserve">, </w:t>
      </w:r>
      <w:r w:rsidRPr="00F2154D">
        <w:rPr>
          <w:i/>
        </w:rPr>
        <w:t>DES-LCA2</w:t>
      </w:r>
      <w:r>
        <w:t xml:space="preserve"> e </w:t>
      </w:r>
      <w:r w:rsidRPr="00F2154D">
        <w:rPr>
          <w:i/>
        </w:rPr>
        <w:t>DES-LCA3</w:t>
      </w:r>
      <w:r>
        <w:t xml:space="preserve">, os resultados não foram satisfatórios, tendo os resultados inferiores em quase todas as bases com relação ao </w:t>
      </w:r>
      <w:r w:rsidRPr="00F2154D">
        <w:rPr>
          <w:i/>
        </w:rPr>
        <w:t>KNORA-E</w:t>
      </w:r>
      <w:r>
        <w:t xml:space="preserve">, </w:t>
      </w:r>
      <w:r w:rsidRPr="00F2154D">
        <w:rPr>
          <w:i/>
        </w:rPr>
        <w:t>DES-OLA</w:t>
      </w:r>
      <w:r>
        <w:t xml:space="preserve"> e </w:t>
      </w:r>
      <w:r w:rsidRPr="00F2154D">
        <w:rPr>
          <w:i/>
        </w:rPr>
        <w:t>DES-LCA</w:t>
      </w:r>
      <w:r>
        <w:t>.</w:t>
      </w:r>
    </w:p>
    <w:p w:rsidR="00D007C2" w:rsidRDefault="00D007C2" w:rsidP="00696BB6">
      <w:pPr>
        <w:pStyle w:val="Legenda"/>
        <w:keepNext/>
        <w:jc w:val="center"/>
      </w:pPr>
      <w:bookmarkStart w:id="102" w:name="_Ref311389580"/>
      <w:bookmarkStart w:id="103" w:name="_Toc311538030"/>
      <w:r w:rsidRPr="00696BB6">
        <w:rPr>
          <w:b/>
        </w:rPr>
        <w:t xml:space="preserve">Tabela </w:t>
      </w:r>
      <w:r w:rsidRPr="00696BB6">
        <w:rPr>
          <w:b/>
        </w:rPr>
        <w:fldChar w:fldCharType="begin"/>
      </w:r>
      <w:r w:rsidRPr="00696BB6">
        <w:rPr>
          <w:b/>
        </w:rPr>
        <w:instrText xml:space="preserve"> SEQ Tabela \* ARABIC </w:instrText>
      </w:r>
      <w:r w:rsidRPr="00696BB6">
        <w:rPr>
          <w:b/>
        </w:rPr>
        <w:fldChar w:fldCharType="separate"/>
      </w:r>
      <w:r w:rsidR="007C552A">
        <w:rPr>
          <w:b/>
          <w:noProof/>
        </w:rPr>
        <w:t>4</w:t>
      </w:r>
      <w:r w:rsidRPr="00696BB6">
        <w:rPr>
          <w:b/>
        </w:rPr>
        <w:fldChar w:fldCharType="end"/>
      </w:r>
      <w:bookmarkEnd w:id="102"/>
      <w:r>
        <w:t xml:space="preserve"> </w:t>
      </w:r>
      <w:r w:rsidRPr="00423304">
        <w:t>Execução dos métodos DES com a abordagem DES-FA(1) e utilizando a regra da votação majoritária para combinação. O valor de cada célula é a média da precisão de classificação de três iterações, com exceção do Oracle* obtido pelo autor.</w:t>
      </w:r>
      <w:bookmarkEnd w:id="103"/>
    </w:p>
    <w:tbl>
      <w:tblPr>
        <w:tblW w:w="837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16"/>
        <w:gridCol w:w="1134"/>
        <w:gridCol w:w="1134"/>
        <w:gridCol w:w="1134"/>
        <w:gridCol w:w="1134"/>
        <w:gridCol w:w="1134"/>
        <w:gridCol w:w="993"/>
      </w:tblGrid>
      <w:tr w:rsidR="000D0A4F" w:rsidRPr="00BF77DB" w:rsidTr="000D0A4F">
        <w:trPr>
          <w:trHeight w:val="300"/>
        </w:trPr>
        <w:tc>
          <w:tcPr>
            <w:tcW w:w="1716" w:type="dxa"/>
            <w:shd w:val="clear" w:color="auto" w:fill="auto"/>
            <w:noWrap/>
            <w:vAlign w:val="bottom"/>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Base</w:t>
            </w:r>
          </w:p>
        </w:tc>
        <w:tc>
          <w:tcPr>
            <w:tcW w:w="1134" w:type="dxa"/>
            <w:shd w:val="clear" w:color="auto" w:fill="auto"/>
            <w:noWrap/>
            <w:vAlign w:val="bottom"/>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KNORA-E</w:t>
            </w:r>
          </w:p>
        </w:tc>
        <w:tc>
          <w:tcPr>
            <w:tcW w:w="1134" w:type="dxa"/>
            <w:shd w:val="clear" w:color="auto" w:fill="auto"/>
            <w:noWrap/>
            <w:vAlign w:val="bottom"/>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DES-OLA</w:t>
            </w:r>
          </w:p>
        </w:tc>
        <w:tc>
          <w:tcPr>
            <w:tcW w:w="1134" w:type="dxa"/>
            <w:shd w:val="clear" w:color="auto" w:fill="auto"/>
            <w:noWrap/>
            <w:vAlign w:val="bottom"/>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DES-LCA</w:t>
            </w:r>
          </w:p>
        </w:tc>
        <w:tc>
          <w:tcPr>
            <w:tcW w:w="1134" w:type="dxa"/>
            <w:shd w:val="clear" w:color="auto" w:fill="auto"/>
            <w:noWrap/>
            <w:vAlign w:val="bottom"/>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DES-LCA2</w:t>
            </w:r>
          </w:p>
        </w:tc>
        <w:tc>
          <w:tcPr>
            <w:tcW w:w="1134" w:type="dxa"/>
            <w:shd w:val="clear" w:color="auto" w:fill="auto"/>
            <w:noWrap/>
            <w:vAlign w:val="bottom"/>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DES-LCA3</w:t>
            </w:r>
          </w:p>
        </w:tc>
        <w:tc>
          <w:tcPr>
            <w:tcW w:w="993" w:type="dxa"/>
            <w:shd w:val="clear" w:color="auto" w:fill="auto"/>
            <w:noWrap/>
            <w:vAlign w:val="bottom"/>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Oracle*</w:t>
            </w:r>
          </w:p>
        </w:tc>
      </w:tr>
      <w:tr w:rsidR="000D0A4F" w:rsidRPr="00BF77DB" w:rsidTr="000D0A4F">
        <w:trPr>
          <w:trHeight w:val="300"/>
        </w:trPr>
        <w:tc>
          <w:tcPr>
            <w:tcW w:w="1716" w:type="dxa"/>
            <w:shd w:val="clear" w:color="auto" w:fill="auto"/>
            <w:noWrap/>
            <w:vAlign w:val="center"/>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Vehicle</w:t>
            </w:r>
          </w:p>
        </w:tc>
        <w:tc>
          <w:tcPr>
            <w:tcW w:w="1134" w:type="dxa"/>
            <w:shd w:val="clear" w:color="auto" w:fill="auto"/>
            <w:noWrap/>
            <w:vAlign w:val="bottom"/>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72,91</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71,09</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71,09</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67,38</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68,56</w:t>
            </w:r>
          </w:p>
        </w:tc>
        <w:tc>
          <w:tcPr>
            <w:tcW w:w="993"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96,8</w:t>
            </w:r>
          </w:p>
        </w:tc>
      </w:tr>
      <w:tr w:rsidR="000D0A4F" w:rsidRPr="00BF77DB" w:rsidTr="000D0A4F">
        <w:trPr>
          <w:trHeight w:val="300"/>
        </w:trPr>
        <w:tc>
          <w:tcPr>
            <w:tcW w:w="1716" w:type="dxa"/>
            <w:shd w:val="clear" w:color="auto" w:fill="auto"/>
            <w:noWrap/>
            <w:vAlign w:val="center"/>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Pima</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72,57</w:t>
            </w:r>
          </w:p>
        </w:tc>
        <w:tc>
          <w:tcPr>
            <w:tcW w:w="1134" w:type="dxa"/>
            <w:shd w:val="clear" w:color="auto" w:fill="auto"/>
            <w:noWrap/>
            <w:vAlign w:val="bottom"/>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73,18</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71,79</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66,93</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66,58</w:t>
            </w:r>
          </w:p>
        </w:tc>
        <w:tc>
          <w:tcPr>
            <w:tcW w:w="993"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95,1</w:t>
            </w:r>
          </w:p>
        </w:tc>
      </w:tr>
      <w:tr w:rsidR="000D0A4F" w:rsidRPr="00BF77DB" w:rsidTr="000D0A4F">
        <w:trPr>
          <w:trHeight w:val="300"/>
        </w:trPr>
        <w:tc>
          <w:tcPr>
            <w:tcW w:w="1716" w:type="dxa"/>
            <w:shd w:val="clear" w:color="auto" w:fill="auto"/>
            <w:noWrap/>
            <w:vAlign w:val="center"/>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Liver Disorders</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62,21</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63,37</w:t>
            </w:r>
          </w:p>
        </w:tc>
        <w:tc>
          <w:tcPr>
            <w:tcW w:w="1134" w:type="dxa"/>
            <w:shd w:val="clear" w:color="auto" w:fill="auto"/>
            <w:noWrap/>
            <w:vAlign w:val="bottom"/>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64,53</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57,95</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59,69</w:t>
            </w:r>
          </w:p>
        </w:tc>
        <w:tc>
          <w:tcPr>
            <w:tcW w:w="993"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90,07</w:t>
            </w:r>
          </w:p>
        </w:tc>
      </w:tr>
      <w:tr w:rsidR="000D0A4F" w:rsidRPr="00BF77DB" w:rsidTr="000D0A4F">
        <w:trPr>
          <w:trHeight w:val="300"/>
        </w:trPr>
        <w:tc>
          <w:tcPr>
            <w:tcW w:w="1716" w:type="dxa"/>
            <w:shd w:val="clear" w:color="auto" w:fill="auto"/>
            <w:noWrap/>
            <w:vAlign w:val="center"/>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WDBC</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95,31</w:t>
            </w:r>
          </w:p>
        </w:tc>
        <w:tc>
          <w:tcPr>
            <w:tcW w:w="1134" w:type="dxa"/>
            <w:shd w:val="clear" w:color="auto" w:fill="auto"/>
            <w:noWrap/>
            <w:vAlign w:val="bottom"/>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96,36</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95,31</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94,95</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95,07</w:t>
            </w:r>
          </w:p>
        </w:tc>
        <w:tc>
          <w:tcPr>
            <w:tcW w:w="993"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99,13</w:t>
            </w:r>
          </w:p>
        </w:tc>
      </w:tr>
      <w:tr w:rsidR="000D0A4F" w:rsidRPr="00BF77DB" w:rsidTr="000D0A4F">
        <w:trPr>
          <w:trHeight w:val="300"/>
        </w:trPr>
        <w:tc>
          <w:tcPr>
            <w:tcW w:w="1716" w:type="dxa"/>
            <w:shd w:val="clear" w:color="auto" w:fill="auto"/>
            <w:noWrap/>
            <w:vAlign w:val="center"/>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Blood transfusion</w:t>
            </w:r>
          </w:p>
        </w:tc>
        <w:tc>
          <w:tcPr>
            <w:tcW w:w="1134" w:type="dxa"/>
            <w:shd w:val="clear" w:color="auto" w:fill="auto"/>
            <w:noWrap/>
            <w:vAlign w:val="bottom"/>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77,90</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77,45</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77,63</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72,82</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72,10</w:t>
            </w:r>
          </w:p>
        </w:tc>
        <w:tc>
          <w:tcPr>
            <w:tcW w:w="993"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94,2</w:t>
            </w:r>
          </w:p>
        </w:tc>
      </w:tr>
      <w:tr w:rsidR="000D0A4F" w:rsidRPr="00BF77DB" w:rsidTr="000D0A4F">
        <w:trPr>
          <w:trHeight w:val="300"/>
        </w:trPr>
        <w:tc>
          <w:tcPr>
            <w:tcW w:w="1716" w:type="dxa"/>
            <w:shd w:val="clear" w:color="auto" w:fill="auto"/>
            <w:noWrap/>
            <w:vAlign w:val="center"/>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Banana</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92,20</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92,33</w:t>
            </w:r>
          </w:p>
        </w:tc>
        <w:tc>
          <w:tcPr>
            <w:tcW w:w="1134" w:type="dxa"/>
            <w:shd w:val="clear" w:color="auto" w:fill="auto"/>
            <w:noWrap/>
            <w:vAlign w:val="bottom"/>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92,60</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53,13</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53,53</w:t>
            </w:r>
          </w:p>
        </w:tc>
        <w:tc>
          <w:tcPr>
            <w:tcW w:w="993"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94,75</w:t>
            </w:r>
          </w:p>
        </w:tc>
      </w:tr>
      <w:tr w:rsidR="000D0A4F" w:rsidRPr="00BF77DB" w:rsidTr="000D0A4F">
        <w:trPr>
          <w:trHeight w:val="300"/>
        </w:trPr>
        <w:tc>
          <w:tcPr>
            <w:tcW w:w="1716" w:type="dxa"/>
            <w:shd w:val="clear" w:color="auto" w:fill="auto"/>
            <w:noWrap/>
            <w:vAlign w:val="center"/>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Lithuanian</w:t>
            </w:r>
          </w:p>
        </w:tc>
        <w:tc>
          <w:tcPr>
            <w:tcW w:w="1134" w:type="dxa"/>
            <w:shd w:val="clear" w:color="auto" w:fill="auto"/>
            <w:noWrap/>
            <w:vAlign w:val="bottom"/>
            <w:hideMark/>
          </w:tcPr>
          <w:p w:rsidR="005E3CDF" w:rsidRPr="000D0A4F" w:rsidRDefault="005E3CDF" w:rsidP="005E3CDF">
            <w:pPr>
              <w:pStyle w:val="SemEspaamento"/>
              <w:jc w:val="center"/>
              <w:rPr>
                <w:rFonts w:cstheme="minorHAnsi"/>
                <w:b/>
                <w:sz w:val="20"/>
                <w:szCs w:val="20"/>
                <w:lang w:eastAsia="pt-BR"/>
              </w:rPr>
            </w:pPr>
            <w:r w:rsidRPr="000D0A4F">
              <w:rPr>
                <w:rFonts w:cstheme="minorHAnsi"/>
                <w:b/>
                <w:sz w:val="20"/>
                <w:szCs w:val="20"/>
                <w:lang w:eastAsia="pt-BR"/>
              </w:rPr>
              <w:t>93,44</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92,78</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90,33</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48,33</w:t>
            </w:r>
          </w:p>
        </w:tc>
        <w:tc>
          <w:tcPr>
            <w:tcW w:w="1134"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51,00</w:t>
            </w:r>
          </w:p>
        </w:tc>
        <w:tc>
          <w:tcPr>
            <w:tcW w:w="993" w:type="dxa"/>
            <w:shd w:val="clear" w:color="auto" w:fill="auto"/>
            <w:noWrap/>
            <w:vAlign w:val="bottom"/>
            <w:hideMark/>
          </w:tcPr>
          <w:p w:rsidR="005E3CDF" w:rsidRPr="000D0A4F" w:rsidRDefault="005E3CDF" w:rsidP="005E3CDF">
            <w:pPr>
              <w:pStyle w:val="SemEspaamento"/>
              <w:jc w:val="center"/>
              <w:rPr>
                <w:rFonts w:cstheme="minorHAnsi"/>
                <w:sz w:val="20"/>
                <w:szCs w:val="20"/>
                <w:lang w:eastAsia="pt-BR"/>
              </w:rPr>
            </w:pPr>
            <w:r w:rsidRPr="000D0A4F">
              <w:rPr>
                <w:rFonts w:cstheme="minorHAnsi"/>
                <w:sz w:val="20"/>
                <w:szCs w:val="20"/>
                <w:lang w:eastAsia="pt-BR"/>
              </w:rPr>
              <w:t>98,35</w:t>
            </w:r>
          </w:p>
        </w:tc>
      </w:tr>
    </w:tbl>
    <w:p w:rsidR="005E3CDF" w:rsidRDefault="005E3CDF" w:rsidP="00696BB6">
      <w:pPr>
        <w:spacing w:before="0" w:after="0"/>
        <w:jc w:val="center"/>
      </w:pPr>
    </w:p>
    <w:p w:rsidR="005E3CDF" w:rsidRDefault="005E3CDF" w:rsidP="000D0A4F">
      <w:pPr>
        <w:spacing w:before="240"/>
        <w:ind w:firstLine="708"/>
      </w:pPr>
      <w:r>
        <w:t xml:space="preserve">No experimento da </w:t>
      </w:r>
      <w:r w:rsidR="00F76890">
        <w:fldChar w:fldCharType="begin"/>
      </w:r>
      <w:r w:rsidR="00F76890">
        <w:instrText xml:space="preserve"> REF _Ref311389580 \h </w:instrText>
      </w:r>
      <w:r w:rsidR="00F76890">
        <w:fldChar w:fldCharType="separate"/>
      </w:r>
      <w:r w:rsidR="007C552A" w:rsidRPr="00696BB6">
        <w:rPr>
          <w:b/>
        </w:rPr>
        <w:t xml:space="preserve">Tabela </w:t>
      </w:r>
      <w:r w:rsidR="007C552A">
        <w:rPr>
          <w:b/>
          <w:noProof/>
        </w:rPr>
        <w:t>4</w:t>
      </w:r>
      <w:r w:rsidR="00F76890">
        <w:fldChar w:fldCharType="end"/>
      </w:r>
      <w:r>
        <w:t xml:space="preserve"> (com a abordagem </w:t>
      </w:r>
      <w:r w:rsidRPr="00F2154D">
        <w:rPr>
          <w:i/>
        </w:rPr>
        <w:t>DES-FA</w:t>
      </w:r>
      <w:r>
        <w:t xml:space="preserve">) pode ser visto que o </w:t>
      </w:r>
      <w:r w:rsidRPr="00F2154D">
        <w:rPr>
          <w:i/>
        </w:rPr>
        <w:t>KNORA-E</w:t>
      </w:r>
      <w:r>
        <w:t xml:space="preserve"> obteve o melhor resultado no geral, sendo melhor em três bases (</w:t>
      </w:r>
      <w:r w:rsidRPr="00F2154D">
        <w:rPr>
          <w:i/>
        </w:rPr>
        <w:t>Vehicle</w:t>
      </w:r>
      <w:r>
        <w:t xml:space="preserve">, </w:t>
      </w:r>
      <w:r w:rsidRPr="00F2154D">
        <w:rPr>
          <w:i/>
        </w:rPr>
        <w:t>Blood transfusion</w:t>
      </w:r>
      <w:r>
        <w:t xml:space="preserve"> e </w:t>
      </w:r>
      <w:r w:rsidRPr="00F2154D">
        <w:rPr>
          <w:i/>
        </w:rPr>
        <w:t>Lithuanian</w:t>
      </w:r>
      <w:r>
        <w:t xml:space="preserve">) das setes bases. Porém, comparando individualmente o </w:t>
      </w:r>
      <w:r w:rsidRPr="00F2154D">
        <w:rPr>
          <w:i/>
        </w:rPr>
        <w:t>KNORA-E</w:t>
      </w:r>
      <w:r>
        <w:t xml:space="preserve"> com o </w:t>
      </w:r>
      <w:r w:rsidRPr="00F2154D">
        <w:rPr>
          <w:i/>
        </w:rPr>
        <w:t>DES-OLA</w:t>
      </w:r>
      <w:r>
        <w:t xml:space="preserve">, percebe-se que o </w:t>
      </w:r>
      <w:r w:rsidRPr="00F2154D">
        <w:rPr>
          <w:i/>
        </w:rPr>
        <w:t>DES-OLA</w:t>
      </w:r>
      <w:r>
        <w:t xml:space="preserve"> obteve melhor resultado em quatro bases com relação ao </w:t>
      </w:r>
      <w:r w:rsidRPr="00F2154D">
        <w:rPr>
          <w:i/>
        </w:rPr>
        <w:t>KNORA-E</w:t>
      </w:r>
      <w:r>
        <w:t xml:space="preserve">. Enquanto que com relação ao </w:t>
      </w:r>
      <w:r w:rsidRPr="00F2154D">
        <w:rPr>
          <w:i/>
        </w:rPr>
        <w:t>DES-LCA</w:t>
      </w:r>
      <w:r>
        <w:t xml:space="preserve">, o </w:t>
      </w:r>
      <w:r w:rsidRPr="00F2154D">
        <w:rPr>
          <w:i/>
        </w:rPr>
        <w:t>KNORA-E</w:t>
      </w:r>
      <w:r>
        <w:t xml:space="preserve"> foi superior. Ao analisar o </w:t>
      </w:r>
      <w:r w:rsidRPr="00F2154D">
        <w:rPr>
          <w:i/>
        </w:rPr>
        <w:t>DES-LCA2</w:t>
      </w:r>
      <w:r>
        <w:t xml:space="preserve"> e </w:t>
      </w:r>
      <w:r w:rsidRPr="00F2154D">
        <w:rPr>
          <w:i/>
        </w:rPr>
        <w:t>DES-LCA3</w:t>
      </w:r>
      <w:r>
        <w:t xml:space="preserve"> percebe-se que eles tiveram novamente os piores resultados, tendo os resultados de ambos quase equivalentes.</w:t>
      </w:r>
    </w:p>
    <w:p w:rsidR="005E3CDF" w:rsidRDefault="005E3CDF" w:rsidP="000D0A4F">
      <w:pPr>
        <w:spacing w:before="240"/>
        <w:ind w:firstLine="708"/>
      </w:pPr>
      <w:r>
        <w:lastRenderedPageBreak/>
        <w:t xml:space="preserve">Segundo os resultados da </w:t>
      </w:r>
      <w:r w:rsidR="00F76890">
        <w:fldChar w:fldCharType="begin"/>
      </w:r>
      <w:r w:rsidR="00F76890">
        <w:instrText xml:space="preserve"> REF _Ref311389608 \h </w:instrText>
      </w:r>
      <w:r w:rsidR="00F76890">
        <w:fldChar w:fldCharType="separate"/>
      </w:r>
      <w:r w:rsidR="007C552A" w:rsidRPr="00696BB6">
        <w:rPr>
          <w:b/>
        </w:rPr>
        <w:t xml:space="preserve">Tabela </w:t>
      </w:r>
      <w:r w:rsidR="007C552A">
        <w:rPr>
          <w:b/>
          <w:noProof/>
        </w:rPr>
        <w:t>3</w:t>
      </w:r>
      <w:r w:rsidR="00F76890">
        <w:fldChar w:fldCharType="end"/>
      </w:r>
      <w:r>
        <w:t xml:space="preserve"> (sem </w:t>
      </w:r>
      <w:r w:rsidRPr="00F2154D">
        <w:rPr>
          <w:i/>
        </w:rPr>
        <w:t>DES-FA</w:t>
      </w:r>
      <w:r>
        <w:t xml:space="preserve">) e </w:t>
      </w:r>
      <w:r w:rsidR="00F76890">
        <w:fldChar w:fldCharType="begin"/>
      </w:r>
      <w:r w:rsidR="00F76890">
        <w:instrText xml:space="preserve"> REF _Ref311389580 \h </w:instrText>
      </w:r>
      <w:r w:rsidR="00F76890">
        <w:fldChar w:fldCharType="separate"/>
      </w:r>
      <w:r w:rsidR="007C552A" w:rsidRPr="00696BB6">
        <w:rPr>
          <w:b/>
        </w:rPr>
        <w:t xml:space="preserve">Tabela </w:t>
      </w:r>
      <w:r w:rsidR="007C552A">
        <w:rPr>
          <w:b/>
          <w:noProof/>
        </w:rPr>
        <w:t>4</w:t>
      </w:r>
      <w:r w:rsidR="00F76890">
        <w:fldChar w:fldCharType="end"/>
      </w:r>
      <w:r>
        <w:t xml:space="preserve"> (com </w:t>
      </w:r>
      <w:r w:rsidRPr="00F2154D">
        <w:rPr>
          <w:i/>
        </w:rPr>
        <w:t>DES-FA</w:t>
      </w:r>
      <w:r>
        <w:t xml:space="preserve">), pode ser visto que: para o método de seleção </w:t>
      </w:r>
      <w:r w:rsidRPr="00F2154D">
        <w:rPr>
          <w:i/>
        </w:rPr>
        <w:t>KNORA-E</w:t>
      </w:r>
      <w:r>
        <w:t xml:space="preserve"> o resultado melhorou em 4 das 7 bases analisadas, com a abordagem </w:t>
      </w:r>
      <w:r w:rsidRPr="00F2154D">
        <w:rPr>
          <w:i/>
        </w:rPr>
        <w:t>DES-FA</w:t>
      </w:r>
      <w:r>
        <w:t xml:space="preserve">, piorando nas bases </w:t>
      </w:r>
      <w:r w:rsidRPr="00F2154D">
        <w:rPr>
          <w:i/>
        </w:rPr>
        <w:t>Vehicle</w:t>
      </w:r>
      <w:r>
        <w:t xml:space="preserve">, </w:t>
      </w:r>
      <w:r w:rsidRPr="00F2154D">
        <w:rPr>
          <w:i/>
        </w:rPr>
        <w:t>Pima</w:t>
      </w:r>
      <w:r>
        <w:t xml:space="preserve"> e </w:t>
      </w:r>
      <w:r w:rsidRPr="00F2154D">
        <w:rPr>
          <w:i/>
        </w:rPr>
        <w:t>WDBC</w:t>
      </w:r>
      <w:r>
        <w:t xml:space="preserve">. Analisando o método </w:t>
      </w:r>
      <w:r w:rsidRPr="00F2154D">
        <w:rPr>
          <w:i/>
        </w:rPr>
        <w:t>DES-OLA</w:t>
      </w:r>
      <w:r>
        <w:t xml:space="preserve">, percebe-se que também melhorou em 4 das 7 bases, piorando nas bases </w:t>
      </w:r>
      <w:r w:rsidRPr="00F2154D">
        <w:rPr>
          <w:i/>
        </w:rPr>
        <w:t>Vehicle</w:t>
      </w:r>
      <w:r>
        <w:t xml:space="preserve">, </w:t>
      </w:r>
      <w:r w:rsidRPr="00F2154D">
        <w:rPr>
          <w:i/>
        </w:rPr>
        <w:t>Pima</w:t>
      </w:r>
      <w:r>
        <w:t xml:space="preserve"> e </w:t>
      </w:r>
      <w:r w:rsidRPr="00F2154D">
        <w:rPr>
          <w:i/>
        </w:rPr>
        <w:t>Banana</w:t>
      </w:r>
      <w:r>
        <w:t xml:space="preserve">. Enquanto que o </w:t>
      </w:r>
      <w:r w:rsidRPr="00F2154D">
        <w:rPr>
          <w:i/>
        </w:rPr>
        <w:t>DES-LCA</w:t>
      </w:r>
      <w:r>
        <w:t xml:space="preserve"> (com </w:t>
      </w:r>
      <w:r w:rsidRPr="00F2154D">
        <w:rPr>
          <w:i/>
        </w:rPr>
        <w:t>DES-FA</w:t>
      </w:r>
      <w:r>
        <w:t xml:space="preserve">) piorou em 5 das 7 bases, entre elas </w:t>
      </w:r>
      <w:r w:rsidRPr="00F2154D">
        <w:rPr>
          <w:i/>
        </w:rPr>
        <w:t>Vehicle</w:t>
      </w:r>
      <w:r>
        <w:t xml:space="preserve">, </w:t>
      </w:r>
      <w:r w:rsidRPr="00F2154D">
        <w:rPr>
          <w:i/>
        </w:rPr>
        <w:t>Pima</w:t>
      </w:r>
      <w:r>
        <w:t xml:space="preserve">, </w:t>
      </w:r>
      <w:r w:rsidRPr="00F2154D">
        <w:rPr>
          <w:i/>
        </w:rPr>
        <w:t>WDBC</w:t>
      </w:r>
      <w:r>
        <w:t xml:space="preserve">, </w:t>
      </w:r>
      <w:r w:rsidRPr="00F2154D">
        <w:rPr>
          <w:i/>
        </w:rPr>
        <w:t>Banana</w:t>
      </w:r>
      <w:r>
        <w:t xml:space="preserve"> e </w:t>
      </w:r>
      <w:r w:rsidRPr="00F2154D">
        <w:rPr>
          <w:i/>
        </w:rPr>
        <w:t>Lithuanian</w:t>
      </w:r>
      <w:r>
        <w:t xml:space="preserve">. Já o método </w:t>
      </w:r>
      <w:r w:rsidRPr="00F2154D">
        <w:rPr>
          <w:i/>
        </w:rPr>
        <w:t>DES-LCA2</w:t>
      </w:r>
      <w:r>
        <w:t xml:space="preserve"> (com </w:t>
      </w:r>
      <w:r w:rsidRPr="00F2154D">
        <w:rPr>
          <w:i/>
        </w:rPr>
        <w:t>DES-FA</w:t>
      </w:r>
      <w:r>
        <w:t xml:space="preserve">) conseguiu melhorar em 6 das 7 bases, piorando apenas na base </w:t>
      </w:r>
      <w:r w:rsidRPr="00F2154D">
        <w:rPr>
          <w:i/>
        </w:rPr>
        <w:t>Vehicle</w:t>
      </w:r>
      <w:r>
        <w:t xml:space="preserve">. Por fim, percebe-se que o </w:t>
      </w:r>
      <w:r w:rsidRPr="00F2154D">
        <w:rPr>
          <w:i/>
        </w:rPr>
        <w:t>DES-LCA3</w:t>
      </w:r>
      <w:r>
        <w:t xml:space="preserve"> melhorou em apenas 2 das 7 bases, tendo resultados inferiores com as bases </w:t>
      </w:r>
      <w:r w:rsidRPr="00F2154D">
        <w:rPr>
          <w:i/>
        </w:rPr>
        <w:t>Vehicle</w:t>
      </w:r>
      <w:r>
        <w:t xml:space="preserve">, </w:t>
      </w:r>
      <w:r w:rsidRPr="00F2154D">
        <w:rPr>
          <w:i/>
        </w:rPr>
        <w:t>Pima</w:t>
      </w:r>
      <w:r>
        <w:t xml:space="preserve">, </w:t>
      </w:r>
      <w:r w:rsidRPr="00F2154D">
        <w:rPr>
          <w:i/>
        </w:rPr>
        <w:t>Liver Disorders</w:t>
      </w:r>
      <w:r>
        <w:t xml:space="preserve">, </w:t>
      </w:r>
      <w:r w:rsidRPr="00F2154D">
        <w:rPr>
          <w:i/>
        </w:rPr>
        <w:t>Banana</w:t>
      </w:r>
      <w:r>
        <w:t xml:space="preserve"> e </w:t>
      </w:r>
      <w:r w:rsidRPr="00F2154D">
        <w:rPr>
          <w:i/>
        </w:rPr>
        <w:t>Lithuanian</w:t>
      </w:r>
      <w:r>
        <w:t xml:space="preserve">. </w:t>
      </w:r>
    </w:p>
    <w:p w:rsidR="005E3CDF" w:rsidRDefault="005E3CDF" w:rsidP="000D0A4F">
      <w:pPr>
        <w:spacing w:before="240"/>
        <w:ind w:firstLine="708"/>
      </w:pPr>
      <w:r>
        <w:t xml:space="preserve">É importante esclarecer que isso pode ter acontecido devido ao filtro </w:t>
      </w:r>
      <w:r w:rsidRPr="00F2154D">
        <w:rPr>
          <w:i/>
        </w:rPr>
        <w:t>ENN</w:t>
      </w:r>
      <w:r>
        <w:t xml:space="preserve"> provavelmente eliminar alguns padrões importantes nessas bases de dados. É interessante notar que a abordagem </w:t>
      </w:r>
      <w:r w:rsidRPr="00F2154D">
        <w:rPr>
          <w:i/>
        </w:rPr>
        <w:t>DES-FA</w:t>
      </w:r>
      <w:r>
        <w:t xml:space="preserve"> chegou a piorar em torno de 8.3 pontos percentuais na base </w:t>
      </w:r>
      <w:r w:rsidRPr="00F2154D">
        <w:rPr>
          <w:i/>
        </w:rPr>
        <w:t>Vehicle</w:t>
      </w:r>
      <w:r>
        <w:t xml:space="preserve"> para todos os métodos de seleção, o que fortalece a hipótese do filtro eliminar alguns padrões importantes principalmente nessa base. Portanto considerando apenas as 6 bases (sem o </w:t>
      </w:r>
      <w:r w:rsidRPr="00F2154D">
        <w:rPr>
          <w:i/>
        </w:rPr>
        <w:t>Vehicle</w:t>
      </w:r>
      <w:r>
        <w:t xml:space="preserve">), percebe-se que o </w:t>
      </w:r>
      <w:r w:rsidRPr="00F2154D">
        <w:rPr>
          <w:i/>
        </w:rPr>
        <w:t>DES-LCA2</w:t>
      </w:r>
      <w:r>
        <w:t xml:space="preserve"> teve uma melhora em média de 3.3 pontos percentuais, enquanto que o </w:t>
      </w:r>
      <w:r w:rsidRPr="00F2154D">
        <w:rPr>
          <w:i/>
        </w:rPr>
        <w:t>KNORA-E</w:t>
      </w:r>
      <w:r>
        <w:t xml:space="preserve"> melhorou em média 1.72 pontos percentuais, o </w:t>
      </w:r>
      <w:r w:rsidRPr="00F2154D">
        <w:rPr>
          <w:i/>
        </w:rPr>
        <w:t>DES-OLA</w:t>
      </w:r>
      <w:r>
        <w:t xml:space="preserve"> melhorou em média 0.59 pontos percentuais, o </w:t>
      </w:r>
      <w:r w:rsidRPr="00F2154D">
        <w:rPr>
          <w:i/>
        </w:rPr>
        <w:t>DES-LCA3</w:t>
      </w:r>
      <w:r>
        <w:t xml:space="preserve"> piorou em média 0.48 pontos percentuais e o </w:t>
      </w:r>
      <w:r w:rsidRPr="00F2154D">
        <w:rPr>
          <w:i/>
        </w:rPr>
        <w:t>DES-LCA</w:t>
      </w:r>
      <w:r>
        <w:t xml:space="preserve"> piorou em média 0.56 pontos percentuais.</w:t>
      </w:r>
    </w:p>
    <w:p w:rsidR="00D007C2" w:rsidRDefault="00D007C2" w:rsidP="00696BB6">
      <w:pPr>
        <w:pStyle w:val="Legenda"/>
        <w:keepNext/>
        <w:jc w:val="center"/>
      </w:pPr>
      <w:bookmarkStart w:id="104" w:name="_Ref311389632"/>
      <w:bookmarkStart w:id="105" w:name="_Toc311538031"/>
      <w:r w:rsidRPr="00696BB6">
        <w:rPr>
          <w:b/>
        </w:rPr>
        <w:t xml:space="preserve">Tabela </w:t>
      </w:r>
      <w:r w:rsidRPr="00696BB6">
        <w:rPr>
          <w:b/>
        </w:rPr>
        <w:fldChar w:fldCharType="begin"/>
      </w:r>
      <w:r w:rsidRPr="00696BB6">
        <w:rPr>
          <w:b/>
        </w:rPr>
        <w:instrText xml:space="preserve"> SEQ Tabela \* ARABIC </w:instrText>
      </w:r>
      <w:r w:rsidRPr="00696BB6">
        <w:rPr>
          <w:b/>
        </w:rPr>
        <w:fldChar w:fldCharType="separate"/>
      </w:r>
      <w:r w:rsidR="007C552A">
        <w:rPr>
          <w:b/>
          <w:noProof/>
        </w:rPr>
        <w:t>5</w:t>
      </w:r>
      <w:r w:rsidRPr="00696BB6">
        <w:rPr>
          <w:b/>
        </w:rPr>
        <w:fldChar w:fldCharType="end"/>
      </w:r>
      <w:bookmarkEnd w:id="104"/>
      <w:r>
        <w:t xml:space="preserve"> </w:t>
      </w:r>
      <w:r w:rsidRPr="006D73BF">
        <w:t>Execução dos métodos DES com a abordagem DES-FA(1) e utilizando a regra do produto para combinação. O valor de cada célula é a média da precisão de classificação de três iterações, com exceção do Oracle* obtido pelo autor.</w:t>
      </w:r>
      <w:bookmarkEnd w:id="105"/>
    </w:p>
    <w:tbl>
      <w:tblPr>
        <w:tblW w:w="852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60"/>
        <w:gridCol w:w="1114"/>
        <w:gridCol w:w="1060"/>
        <w:gridCol w:w="1060"/>
        <w:gridCol w:w="1200"/>
        <w:gridCol w:w="1134"/>
        <w:gridCol w:w="992"/>
      </w:tblGrid>
      <w:tr w:rsidR="005E3CDF" w:rsidRPr="003F6B6E" w:rsidTr="000D0A4F">
        <w:trPr>
          <w:trHeight w:val="300"/>
        </w:trPr>
        <w:tc>
          <w:tcPr>
            <w:tcW w:w="1960"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Base</w:t>
            </w:r>
          </w:p>
        </w:tc>
        <w:tc>
          <w:tcPr>
            <w:tcW w:w="1114"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KNORA-E</w:t>
            </w:r>
          </w:p>
        </w:tc>
        <w:tc>
          <w:tcPr>
            <w:tcW w:w="1060"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DES-OLA</w:t>
            </w:r>
          </w:p>
        </w:tc>
        <w:tc>
          <w:tcPr>
            <w:tcW w:w="1060"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DES-LCA</w:t>
            </w:r>
          </w:p>
        </w:tc>
        <w:tc>
          <w:tcPr>
            <w:tcW w:w="1200"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DES-LCA2</w:t>
            </w:r>
          </w:p>
        </w:tc>
        <w:tc>
          <w:tcPr>
            <w:tcW w:w="1134"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DES-LCA3</w:t>
            </w:r>
          </w:p>
        </w:tc>
        <w:tc>
          <w:tcPr>
            <w:tcW w:w="992"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Oracle*</w:t>
            </w:r>
          </w:p>
        </w:tc>
      </w:tr>
      <w:tr w:rsidR="005E3CDF" w:rsidRPr="003F6B6E" w:rsidTr="000D0A4F">
        <w:trPr>
          <w:trHeight w:val="300"/>
        </w:trPr>
        <w:tc>
          <w:tcPr>
            <w:tcW w:w="1960" w:type="dxa"/>
            <w:shd w:val="clear" w:color="auto" w:fill="auto"/>
            <w:noWrap/>
            <w:vAlign w:val="center"/>
            <w:hideMark/>
          </w:tcPr>
          <w:p w:rsidR="005E3CDF" w:rsidRPr="000D0A4F" w:rsidRDefault="005E3CDF" w:rsidP="005E3CDF">
            <w:pPr>
              <w:pStyle w:val="SemEspaamento"/>
              <w:jc w:val="center"/>
              <w:rPr>
                <w:b/>
                <w:sz w:val="20"/>
                <w:szCs w:val="20"/>
                <w:lang w:eastAsia="pt-BR"/>
              </w:rPr>
            </w:pPr>
            <w:r w:rsidRPr="000D0A4F">
              <w:rPr>
                <w:b/>
                <w:sz w:val="20"/>
                <w:szCs w:val="20"/>
                <w:lang w:eastAsia="pt-BR"/>
              </w:rPr>
              <w:t>Vehicle</w:t>
            </w:r>
          </w:p>
        </w:tc>
        <w:tc>
          <w:tcPr>
            <w:tcW w:w="111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71,17</w:t>
            </w:r>
          </w:p>
        </w:tc>
        <w:tc>
          <w:tcPr>
            <w:tcW w:w="1060"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72,04</w:t>
            </w:r>
          </w:p>
        </w:tc>
        <w:tc>
          <w:tcPr>
            <w:tcW w:w="1060"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72,43</w:t>
            </w:r>
          </w:p>
        </w:tc>
        <w:tc>
          <w:tcPr>
            <w:tcW w:w="1200"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67,69</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67,85</w:t>
            </w:r>
          </w:p>
        </w:tc>
        <w:tc>
          <w:tcPr>
            <w:tcW w:w="992"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96,8</w:t>
            </w:r>
          </w:p>
        </w:tc>
      </w:tr>
      <w:tr w:rsidR="005E3CDF" w:rsidRPr="003F6B6E" w:rsidTr="000D0A4F">
        <w:trPr>
          <w:trHeight w:val="300"/>
        </w:trPr>
        <w:tc>
          <w:tcPr>
            <w:tcW w:w="1960" w:type="dxa"/>
            <w:shd w:val="clear" w:color="auto" w:fill="auto"/>
            <w:noWrap/>
            <w:vAlign w:val="center"/>
            <w:hideMark/>
          </w:tcPr>
          <w:p w:rsidR="005E3CDF" w:rsidRPr="000D0A4F" w:rsidRDefault="005E3CDF" w:rsidP="005E3CDF">
            <w:pPr>
              <w:pStyle w:val="SemEspaamento"/>
              <w:jc w:val="center"/>
              <w:rPr>
                <w:b/>
                <w:sz w:val="20"/>
                <w:szCs w:val="20"/>
                <w:lang w:eastAsia="pt-BR"/>
              </w:rPr>
            </w:pPr>
            <w:r w:rsidRPr="000D0A4F">
              <w:rPr>
                <w:b/>
                <w:sz w:val="20"/>
                <w:szCs w:val="20"/>
                <w:lang w:eastAsia="pt-BR"/>
              </w:rPr>
              <w:t>Pima</w:t>
            </w:r>
          </w:p>
        </w:tc>
        <w:tc>
          <w:tcPr>
            <w:tcW w:w="1114"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74,39</w:t>
            </w:r>
          </w:p>
        </w:tc>
        <w:tc>
          <w:tcPr>
            <w:tcW w:w="1060"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73,35</w:t>
            </w:r>
          </w:p>
        </w:tc>
        <w:tc>
          <w:tcPr>
            <w:tcW w:w="1060"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69,79</w:t>
            </w:r>
          </w:p>
        </w:tc>
        <w:tc>
          <w:tcPr>
            <w:tcW w:w="1200"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68,06</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68,06</w:t>
            </w:r>
          </w:p>
        </w:tc>
        <w:tc>
          <w:tcPr>
            <w:tcW w:w="992"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95,1</w:t>
            </w:r>
          </w:p>
        </w:tc>
      </w:tr>
      <w:tr w:rsidR="005E3CDF" w:rsidRPr="003F6B6E" w:rsidTr="000D0A4F">
        <w:trPr>
          <w:trHeight w:val="300"/>
        </w:trPr>
        <w:tc>
          <w:tcPr>
            <w:tcW w:w="1960" w:type="dxa"/>
            <w:shd w:val="clear" w:color="auto" w:fill="auto"/>
            <w:noWrap/>
            <w:vAlign w:val="center"/>
            <w:hideMark/>
          </w:tcPr>
          <w:p w:rsidR="005E3CDF" w:rsidRPr="000D0A4F" w:rsidRDefault="005E3CDF" w:rsidP="005E3CDF">
            <w:pPr>
              <w:pStyle w:val="SemEspaamento"/>
              <w:jc w:val="center"/>
              <w:rPr>
                <w:b/>
                <w:sz w:val="20"/>
                <w:szCs w:val="20"/>
                <w:lang w:eastAsia="pt-BR"/>
              </w:rPr>
            </w:pPr>
            <w:r w:rsidRPr="000D0A4F">
              <w:rPr>
                <w:b/>
                <w:sz w:val="20"/>
                <w:szCs w:val="20"/>
                <w:lang w:eastAsia="pt-BR"/>
              </w:rPr>
              <w:t>Liver Disorders</w:t>
            </w:r>
          </w:p>
        </w:tc>
        <w:tc>
          <w:tcPr>
            <w:tcW w:w="111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66,86</w:t>
            </w:r>
          </w:p>
        </w:tc>
        <w:tc>
          <w:tcPr>
            <w:tcW w:w="1060"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68,60</w:t>
            </w:r>
          </w:p>
        </w:tc>
        <w:tc>
          <w:tcPr>
            <w:tcW w:w="1060"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66,47</w:t>
            </w:r>
          </w:p>
        </w:tc>
        <w:tc>
          <w:tcPr>
            <w:tcW w:w="1200"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58,14</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62,79</w:t>
            </w:r>
          </w:p>
        </w:tc>
        <w:tc>
          <w:tcPr>
            <w:tcW w:w="992"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90,07</w:t>
            </w:r>
          </w:p>
        </w:tc>
      </w:tr>
      <w:tr w:rsidR="005E3CDF" w:rsidRPr="003F6B6E" w:rsidTr="000D0A4F">
        <w:trPr>
          <w:trHeight w:val="300"/>
        </w:trPr>
        <w:tc>
          <w:tcPr>
            <w:tcW w:w="1960" w:type="dxa"/>
            <w:shd w:val="clear" w:color="auto" w:fill="auto"/>
            <w:noWrap/>
            <w:vAlign w:val="center"/>
            <w:hideMark/>
          </w:tcPr>
          <w:p w:rsidR="005E3CDF" w:rsidRPr="000D0A4F" w:rsidRDefault="005E3CDF" w:rsidP="005E3CDF">
            <w:pPr>
              <w:pStyle w:val="SemEspaamento"/>
              <w:jc w:val="center"/>
              <w:rPr>
                <w:b/>
                <w:sz w:val="20"/>
                <w:szCs w:val="20"/>
                <w:lang w:eastAsia="pt-BR"/>
              </w:rPr>
            </w:pPr>
            <w:r w:rsidRPr="000D0A4F">
              <w:rPr>
                <w:b/>
                <w:sz w:val="20"/>
                <w:szCs w:val="20"/>
                <w:lang w:eastAsia="pt-BR"/>
              </w:rPr>
              <w:t>WDBC</w:t>
            </w:r>
          </w:p>
        </w:tc>
        <w:tc>
          <w:tcPr>
            <w:tcW w:w="1114"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96,01</w:t>
            </w:r>
          </w:p>
        </w:tc>
        <w:tc>
          <w:tcPr>
            <w:tcW w:w="1060"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95,77</w:t>
            </w:r>
          </w:p>
        </w:tc>
        <w:tc>
          <w:tcPr>
            <w:tcW w:w="1060"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95,19</w:t>
            </w:r>
          </w:p>
        </w:tc>
        <w:tc>
          <w:tcPr>
            <w:tcW w:w="1200"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94,84</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95,19</w:t>
            </w:r>
          </w:p>
        </w:tc>
        <w:tc>
          <w:tcPr>
            <w:tcW w:w="992"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99,13</w:t>
            </w:r>
          </w:p>
        </w:tc>
      </w:tr>
      <w:tr w:rsidR="005E3CDF" w:rsidRPr="003F6B6E" w:rsidTr="000D0A4F">
        <w:trPr>
          <w:trHeight w:val="300"/>
        </w:trPr>
        <w:tc>
          <w:tcPr>
            <w:tcW w:w="1960" w:type="dxa"/>
            <w:shd w:val="clear" w:color="auto" w:fill="auto"/>
            <w:noWrap/>
            <w:vAlign w:val="center"/>
            <w:hideMark/>
          </w:tcPr>
          <w:p w:rsidR="005E3CDF" w:rsidRPr="000D0A4F" w:rsidRDefault="005E3CDF" w:rsidP="005E3CDF">
            <w:pPr>
              <w:pStyle w:val="SemEspaamento"/>
              <w:jc w:val="center"/>
              <w:rPr>
                <w:b/>
                <w:sz w:val="20"/>
                <w:szCs w:val="20"/>
                <w:lang w:eastAsia="pt-BR"/>
              </w:rPr>
            </w:pPr>
            <w:r w:rsidRPr="000D0A4F">
              <w:rPr>
                <w:b/>
                <w:sz w:val="20"/>
                <w:szCs w:val="20"/>
                <w:lang w:eastAsia="pt-BR"/>
              </w:rPr>
              <w:t>Blood transfusion</w:t>
            </w:r>
          </w:p>
        </w:tc>
        <w:tc>
          <w:tcPr>
            <w:tcW w:w="1114"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78,07</w:t>
            </w:r>
          </w:p>
        </w:tc>
        <w:tc>
          <w:tcPr>
            <w:tcW w:w="1060"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77,18</w:t>
            </w:r>
          </w:p>
        </w:tc>
        <w:tc>
          <w:tcPr>
            <w:tcW w:w="1060"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77,63</w:t>
            </w:r>
          </w:p>
        </w:tc>
        <w:tc>
          <w:tcPr>
            <w:tcW w:w="1200"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72,10</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72,19</w:t>
            </w:r>
          </w:p>
        </w:tc>
        <w:tc>
          <w:tcPr>
            <w:tcW w:w="992"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94,2</w:t>
            </w:r>
          </w:p>
        </w:tc>
      </w:tr>
      <w:tr w:rsidR="005E3CDF" w:rsidRPr="003F6B6E" w:rsidTr="000D0A4F">
        <w:trPr>
          <w:trHeight w:val="300"/>
        </w:trPr>
        <w:tc>
          <w:tcPr>
            <w:tcW w:w="1960" w:type="dxa"/>
            <w:shd w:val="clear" w:color="auto" w:fill="auto"/>
            <w:noWrap/>
            <w:vAlign w:val="center"/>
            <w:hideMark/>
          </w:tcPr>
          <w:p w:rsidR="005E3CDF" w:rsidRPr="000D0A4F" w:rsidRDefault="005E3CDF" w:rsidP="005E3CDF">
            <w:pPr>
              <w:pStyle w:val="SemEspaamento"/>
              <w:jc w:val="center"/>
              <w:rPr>
                <w:b/>
                <w:sz w:val="20"/>
                <w:szCs w:val="20"/>
                <w:lang w:eastAsia="pt-BR"/>
              </w:rPr>
            </w:pPr>
            <w:r w:rsidRPr="000D0A4F">
              <w:rPr>
                <w:b/>
                <w:sz w:val="20"/>
                <w:szCs w:val="20"/>
                <w:lang w:eastAsia="pt-BR"/>
              </w:rPr>
              <w:t>Banana</w:t>
            </w:r>
          </w:p>
        </w:tc>
        <w:tc>
          <w:tcPr>
            <w:tcW w:w="111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89,13</w:t>
            </w:r>
          </w:p>
        </w:tc>
        <w:tc>
          <w:tcPr>
            <w:tcW w:w="1060"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90,47</w:t>
            </w:r>
          </w:p>
        </w:tc>
        <w:tc>
          <w:tcPr>
            <w:tcW w:w="1060"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90,00</w:t>
            </w:r>
          </w:p>
        </w:tc>
        <w:tc>
          <w:tcPr>
            <w:tcW w:w="1200"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55,53</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56,40</w:t>
            </w:r>
          </w:p>
        </w:tc>
        <w:tc>
          <w:tcPr>
            <w:tcW w:w="992"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94,75</w:t>
            </w:r>
          </w:p>
        </w:tc>
      </w:tr>
      <w:tr w:rsidR="005E3CDF" w:rsidRPr="003F6B6E" w:rsidTr="000D0A4F">
        <w:trPr>
          <w:trHeight w:val="300"/>
        </w:trPr>
        <w:tc>
          <w:tcPr>
            <w:tcW w:w="1960" w:type="dxa"/>
            <w:shd w:val="clear" w:color="auto" w:fill="auto"/>
            <w:noWrap/>
            <w:vAlign w:val="center"/>
            <w:hideMark/>
          </w:tcPr>
          <w:p w:rsidR="005E3CDF" w:rsidRPr="000D0A4F" w:rsidRDefault="005E3CDF" w:rsidP="005E3CDF">
            <w:pPr>
              <w:pStyle w:val="SemEspaamento"/>
              <w:jc w:val="center"/>
              <w:rPr>
                <w:b/>
                <w:sz w:val="20"/>
                <w:szCs w:val="20"/>
                <w:lang w:eastAsia="pt-BR"/>
              </w:rPr>
            </w:pPr>
            <w:r w:rsidRPr="000D0A4F">
              <w:rPr>
                <w:b/>
                <w:sz w:val="20"/>
                <w:szCs w:val="20"/>
                <w:lang w:eastAsia="pt-BR"/>
              </w:rPr>
              <w:t>Lithuanian</w:t>
            </w:r>
          </w:p>
        </w:tc>
        <w:tc>
          <w:tcPr>
            <w:tcW w:w="111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91,89</w:t>
            </w:r>
          </w:p>
        </w:tc>
        <w:tc>
          <w:tcPr>
            <w:tcW w:w="1060"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92,78</w:t>
            </w:r>
          </w:p>
        </w:tc>
        <w:tc>
          <w:tcPr>
            <w:tcW w:w="1060"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92,78</w:t>
            </w:r>
          </w:p>
        </w:tc>
        <w:tc>
          <w:tcPr>
            <w:tcW w:w="1200"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55,00</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58,22</w:t>
            </w:r>
          </w:p>
        </w:tc>
        <w:tc>
          <w:tcPr>
            <w:tcW w:w="992"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98,35</w:t>
            </w:r>
          </w:p>
        </w:tc>
      </w:tr>
    </w:tbl>
    <w:p w:rsidR="005E3CDF" w:rsidRDefault="005E3CDF" w:rsidP="00696BB6">
      <w:pPr>
        <w:spacing w:before="0" w:after="0"/>
        <w:jc w:val="center"/>
      </w:pPr>
    </w:p>
    <w:p w:rsidR="005E3CDF" w:rsidRDefault="005E3CDF" w:rsidP="00696BB6">
      <w:pPr>
        <w:spacing w:before="240"/>
        <w:ind w:firstLine="708"/>
      </w:pPr>
      <w:r>
        <w:lastRenderedPageBreak/>
        <w:t xml:space="preserve">No experimento da </w:t>
      </w:r>
      <w:r w:rsidR="00F76890">
        <w:fldChar w:fldCharType="begin"/>
      </w:r>
      <w:r w:rsidR="00F76890">
        <w:instrText xml:space="preserve"> REF _Ref311389632 \h </w:instrText>
      </w:r>
      <w:r w:rsidR="00F76890">
        <w:fldChar w:fldCharType="separate"/>
      </w:r>
      <w:r w:rsidR="007C552A" w:rsidRPr="00696BB6">
        <w:rPr>
          <w:b/>
        </w:rPr>
        <w:t xml:space="preserve">Tabela </w:t>
      </w:r>
      <w:r w:rsidR="007C552A">
        <w:rPr>
          <w:b/>
          <w:noProof/>
        </w:rPr>
        <w:t>5</w:t>
      </w:r>
      <w:r w:rsidR="00F76890">
        <w:fldChar w:fldCharType="end"/>
      </w:r>
      <w:r>
        <w:t xml:space="preserve"> (com abordagem </w:t>
      </w:r>
      <w:r w:rsidRPr="00496959">
        <w:rPr>
          <w:i/>
        </w:rPr>
        <w:t>DES-FA</w:t>
      </w:r>
      <w:r>
        <w:t xml:space="preserve"> e produto como combinação). Pode ser visto que o </w:t>
      </w:r>
      <w:r w:rsidRPr="00496959">
        <w:rPr>
          <w:i/>
        </w:rPr>
        <w:t>DES-OLA</w:t>
      </w:r>
      <w:r>
        <w:t xml:space="preserve"> foi o melhor em geral, pois apesar do </w:t>
      </w:r>
      <w:r w:rsidRPr="00496959">
        <w:rPr>
          <w:i/>
        </w:rPr>
        <w:t>KNORA-E</w:t>
      </w:r>
      <w:r>
        <w:t xml:space="preserve"> e </w:t>
      </w:r>
      <w:r w:rsidRPr="00496959">
        <w:rPr>
          <w:i/>
        </w:rPr>
        <w:t>DES-OLA</w:t>
      </w:r>
      <w:r>
        <w:t xml:space="preserve"> serem melhor em 3 das 7 bases cada e o </w:t>
      </w:r>
      <w:r w:rsidRPr="00496959">
        <w:rPr>
          <w:i/>
        </w:rPr>
        <w:t>DES-LCA</w:t>
      </w:r>
      <w:r>
        <w:t xml:space="preserve"> ser melhor em 2 das 7 bases, o </w:t>
      </w:r>
      <w:r w:rsidRPr="00496959">
        <w:rPr>
          <w:i/>
        </w:rPr>
        <w:t>DES-OLA</w:t>
      </w:r>
      <w:r>
        <w:t xml:space="preserve"> superou o </w:t>
      </w:r>
      <w:r w:rsidRPr="00496959">
        <w:rPr>
          <w:i/>
        </w:rPr>
        <w:t>KNORA-E</w:t>
      </w:r>
      <w:r>
        <w:t xml:space="preserve"> em 4 das 7 bases com média de 0.38 pontos percentuais a mais. Enquanto que, o </w:t>
      </w:r>
      <w:r w:rsidRPr="00496959">
        <w:rPr>
          <w:i/>
        </w:rPr>
        <w:t>KNORA-E</w:t>
      </w:r>
      <w:r>
        <w:t xml:space="preserve"> foi superior ao </w:t>
      </w:r>
      <w:r w:rsidRPr="00496959">
        <w:rPr>
          <w:i/>
        </w:rPr>
        <w:t>DES-LCA</w:t>
      </w:r>
      <w:r>
        <w:t xml:space="preserve"> em média 0.46 pontos percentuais. Os métodos </w:t>
      </w:r>
      <w:r w:rsidRPr="00496959">
        <w:rPr>
          <w:i/>
        </w:rPr>
        <w:t>DES-LCA2</w:t>
      </w:r>
      <w:r>
        <w:t xml:space="preserve"> e </w:t>
      </w:r>
      <w:r w:rsidRPr="00496959">
        <w:rPr>
          <w:i/>
        </w:rPr>
        <w:t>DES-LCA3</w:t>
      </w:r>
      <w:r>
        <w:t>, novamente tiveram resultados semelhantes e com os piores resultados dentre os métodos.</w:t>
      </w:r>
    </w:p>
    <w:p w:rsidR="005E3CDF" w:rsidRDefault="005E3CDF" w:rsidP="005E3CDF">
      <w:pPr>
        <w:spacing w:before="240"/>
      </w:pPr>
      <w:r>
        <w:t xml:space="preserve">Comparando os resultados dos experimentos da </w:t>
      </w:r>
      <w:r w:rsidR="00F76890">
        <w:fldChar w:fldCharType="begin"/>
      </w:r>
      <w:r w:rsidR="00F76890">
        <w:instrText xml:space="preserve"> REF _Ref311389580 \h </w:instrText>
      </w:r>
      <w:r w:rsidR="00F76890">
        <w:fldChar w:fldCharType="separate"/>
      </w:r>
      <w:r w:rsidR="007C552A" w:rsidRPr="00696BB6">
        <w:rPr>
          <w:b/>
        </w:rPr>
        <w:t xml:space="preserve">Tabela </w:t>
      </w:r>
      <w:r w:rsidR="007C552A">
        <w:rPr>
          <w:b/>
          <w:noProof/>
        </w:rPr>
        <w:t>4</w:t>
      </w:r>
      <w:r w:rsidR="00F76890">
        <w:fldChar w:fldCharType="end"/>
      </w:r>
      <w:r>
        <w:t xml:space="preserve"> e </w:t>
      </w:r>
      <w:r w:rsidR="00F76890">
        <w:fldChar w:fldCharType="begin"/>
      </w:r>
      <w:r w:rsidR="00F76890">
        <w:instrText xml:space="preserve"> REF _Ref311389632 \h </w:instrText>
      </w:r>
      <w:r w:rsidR="00F76890">
        <w:fldChar w:fldCharType="separate"/>
      </w:r>
      <w:r w:rsidR="007C552A" w:rsidRPr="00696BB6">
        <w:rPr>
          <w:b/>
        </w:rPr>
        <w:t xml:space="preserve">Tabela </w:t>
      </w:r>
      <w:r w:rsidR="007C552A">
        <w:rPr>
          <w:b/>
          <w:noProof/>
        </w:rPr>
        <w:t>5</w:t>
      </w:r>
      <w:r w:rsidR="00F76890">
        <w:fldChar w:fldCharType="end"/>
      </w:r>
      <w:r>
        <w:t xml:space="preserve">, pode ser visto que a combinação por produto foi melhor que a votação majoritária para todos os métodos com um aumento de pontos percentuais em média de: 0.14 para o </w:t>
      </w:r>
      <w:r w:rsidRPr="00496959">
        <w:rPr>
          <w:i/>
        </w:rPr>
        <w:t>KNORA-E</w:t>
      </w:r>
      <w:r>
        <w:t xml:space="preserve">, 0.51 para o </w:t>
      </w:r>
      <w:r w:rsidRPr="00496959">
        <w:rPr>
          <w:i/>
        </w:rPr>
        <w:t>DES-OLA</w:t>
      </w:r>
      <w:r>
        <w:t xml:space="preserve">, 0.14 para o </w:t>
      </w:r>
      <w:r w:rsidRPr="00496959">
        <w:rPr>
          <w:i/>
        </w:rPr>
        <w:t>DES-LCA</w:t>
      </w:r>
      <w:r>
        <w:t xml:space="preserve">, 1.41 para o </w:t>
      </w:r>
      <w:r w:rsidRPr="00496959">
        <w:rPr>
          <w:i/>
        </w:rPr>
        <w:t>DES-LCA2</w:t>
      </w:r>
      <w:r>
        <w:t xml:space="preserve"> e 2.0 para o </w:t>
      </w:r>
      <w:r w:rsidRPr="00496959">
        <w:rPr>
          <w:i/>
        </w:rPr>
        <w:t>DES-LCA3</w:t>
      </w:r>
      <w:r>
        <w:t>.</w:t>
      </w:r>
    </w:p>
    <w:p w:rsidR="00696BB6" w:rsidRDefault="00696BB6" w:rsidP="00696BB6">
      <w:pPr>
        <w:pStyle w:val="Legenda"/>
        <w:keepNext/>
        <w:jc w:val="center"/>
      </w:pPr>
      <w:bookmarkStart w:id="106" w:name="_Ref311389674"/>
      <w:bookmarkStart w:id="107" w:name="_Toc311538032"/>
      <w:r w:rsidRPr="00696BB6">
        <w:rPr>
          <w:b/>
        </w:rPr>
        <w:t xml:space="preserve">Tabela </w:t>
      </w:r>
      <w:r w:rsidRPr="00696BB6">
        <w:rPr>
          <w:b/>
        </w:rPr>
        <w:fldChar w:fldCharType="begin"/>
      </w:r>
      <w:r w:rsidRPr="00696BB6">
        <w:rPr>
          <w:b/>
        </w:rPr>
        <w:instrText xml:space="preserve"> SEQ Tabela \* ARABIC </w:instrText>
      </w:r>
      <w:r w:rsidRPr="00696BB6">
        <w:rPr>
          <w:b/>
        </w:rPr>
        <w:fldChar w:fldCharType="separate"/>
      </w:r>
      <w:r w:rsidR="007C552A">
        <w:rPr>
          <w:b/>
          <w:noProof/>
        </w:rPr>
        <w:t>6</w:t>
      </w:r>
      <w:r w:rsidRPr="00696BB6">
        <w:rPr>
          <w:b/>
        </w:rPr>
        <w:fldChar w:fldCharType="end"/>
      </w:r>
      <w:bookmarkEnd w:id="106"/>
      <w:r>
        <w:t xml:space="preserve"> </w:t>
      </w:r>
      <w:r w:rsidRPr="00FD572A">
        <w:t>Execução dos métodos DES com a abordagem DES-FA(1) e utilizando a regra da média para combinação. O valor de cada célula é a média da precisão de classificação de três iterações, com exceção do Oracle* obtido pelo autor.</w:t>
      </w:r>
      <w:bookmarkEnd w:id="107"/>
    </w:p>
    <w:tbl>
      <w:tblPr>
        <w:tblW w:w="852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16"/>
        <w:gridCol w:w="1134"/>
        <w:gridCol w:w="1134"/>
        <w:gridCol w:w="1134"/>
        <w:gridCol w:w="1136"/>
        <w:gridCol w:w="1132"/>
        <w:gridCol w:w="1134"/>
      </w:tblGrid>
      <w:tr w:rsidR="000D0A4F" w:rsidRPr="00346B42" w:rsidTr="000D0A4F">
        <w:trPr>
          <w:trHeight w:val="300"/>
        </w:trPr>
        <w:tc>
          <w:tcPr>
            <w:tcW w:w="1716"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Base</w:t>
            </w:r>
          </w:p>
        </w:tc>
        <w:tc>
          <w:tcPr>
            <w:tcW w:w="1134"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KNORA-E</w:t>
            </w:r>
          </w:p>
        </w:tc>
        <w:tc>
          <w:tcPr>
            <w:tcW w:w="1134"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DES-OLA</w:t>
            </w:r>
          </w:p>
        </w:tc>
        <w:tc>
          <w:tcPr>
            <w:tcW w:w="1134"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DES-LCA</w:t>
            </w:r>
          </w:p>
        </w:tc>
        <w:tc>
          <w:tcPr>
            <w:tcW w:w="1136"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DES-LCA2</w:t>
            </w:r>
          </w:p>
        </w:tc>
        <w:tc>
          <w:tcPr>
            <w:tcW w:w="1132"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DES-LCA3</w:t>
            </w:r>
          </w:p>
        </w:tc>
        <w:tc>
          <w:tcPr>
            <w:tcW w:w="1134"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Oracle*</w:t>
            </w:r>
          </w:p>
        </w:tc>
      </w:tr>
      <w:tr w:rsidR="000D0A4F" w:rsidRPr="00346B42" w:rsidTr="000D0A4F">
        <w:trPr>
          <w:trHeight w:val="300"/>
        </w:trPr>
        <w:tc>
          <w:tcPr>
            <w:tcW w:w="1716" w:type="dxa"/>
            <w:shd w:val="clear" w:color="auto" w:fill="auto"/>
            <w:noWrap/>
            <w:vAlign w:val="center"/>
            <w:hideMark/>
          </w:tcPr>
          <w:p w:rsidR="005E3CDF" w:rsidRPr="000D0A4F" w:rsidRDefault="005E3CDF" w:rsidP="005E3CDF">
            <w:pPr>
              <w:pStyle w:val="SemEspaamento"/>
              <w:jc w:val="center"/>
              <w:rPr>
                <w:b/>
                <w:sz w:val="20"/>
                <w:szCs w:val="20"/>
                <w:lang w:eastAsia="pt-BR"/>
              </w:rPr>
            </w:pPr>
            <w:r w:rsidRPr="000D0A4F">
              <w:rPr>
                <w:b/>
                <w:sz w:val="20"/>
                <w:szCs w:val="20"/>
                <w:lang w:eastAsia="pt-BR"/>
              </w:rPr>
              <w:t>Vehicle</w:t>
            </w:r>
          </w:p>
        </w:tc>
        <w:tc>
          <w:tcPr>
            <w:tcW w:w="1134"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77,57</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73,85</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73,93</w:t>
            </w:r>
          </w:p>
        </w:tc>
        <w:tc>
          <w:tcPr>
            <w:tcW w:w="1136"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72,83</w:t>
            </w:r>
          </w:p>
        </w:tc>
        <w:tc>
          <w:tcPr>
            <w:tcW w:w="1132"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72,83</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96,8</w:t>
            </w:r>
          </w:p>
        </w:tc>
      </w:tr>
      <w:tr w:rsidR="000D0A4F" w:rsidRPr="00346B42" w:rsidTr="000D0A4F">
        <w:trPr>
          <w:trHeight w:val="300"/>
        </w:trPr>
        <w:tc>
          <w:tcPr>
            <w:tcW w:w="1716" w:type="dxa"/>
            <w:shd w:val="clear" w:color="auto" w:fill="auto"/>
            <w:noWrap/>
            <w:vAlign w:val="center"/>
            <w:hideMark/>
          </w:tcPr>
          <w:p w:rsidR="005E3CDF" w:rsidRPr="000D0A4F" w:rsidRDefault="005E3CDF" w:rsidP="005E3CDF">
            <w:pPr>
              <w:pStyle w:val="SemEspaamento"/>
              <w:jc w:val="center"/>
              <w:rPr>
                <w:b/>
                <w:sz w:val="20"/>
                <w:szCs w:val="20"/>
                <w:lang w:eastAsia="pt-BR"/>
              </w:rPr>
            </w:pPr>
            <w:r w:rsidRPr="000D0A4F">
              <w:rPr>
                <w:b/>
                <w:sz w:val="20"/>
                <w:szCs w:val="20"/>
                <w:lang w:eastAsia="pt-BR"/>
              </w:rPr>
              <w:t>Pima</w:t>
            </w:r>
          </w:p>
        </w:tc>
        <w:tc>
          <w:tcPr>
            <w:tcW w:w="1134"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73,18</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72,22</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72,14</w:t>
            </w:r>
          </w:p>
        </w:tc>
        <w:tc>
          <w:tcPr>
            <w:tcW w:w="1136"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66,75</w:t>
            </w:r>
          </w:p>
        </w:tc>
        <w:tc>
          <w:tcPr>
            <w:tcW w:w="1132"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69,36</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95,1</w:t>
            </w:r>
          </w:p>
        </w:tc>
      </w:tr>
      <w:tr w:rsidR="000D0A4F" w:rsidRPr="00346B42" w:rsidTr="000D0A4F">
        <w:trPr>
          <w:trHeight w:val="300"/>
        </w:trPr>
        <w:tc>
          <w:tcPr>
            <w:tcW w:w="1716" w:type="dxa"/>
            <w:shd w:val="clear" w:color="auto" w:fill="auto"/>
            <w:noWrap/>
            <w:vAlign w:val="center"/>
            <w:hideMark/>
          </w:tcPr>
          <w:p w:rsidR="005E3CDF" w:rsidRPr="000D0A4F" w:rsidRDefault="005E3CDF" w:rsidP="005E3CDF">
            <w:pPr>
              <w:pStyle w:val="SemEspaamento"/>
              <w:jc w:val="center"/>
              <w:rPr>
                <w:b/>
                <w:sz w:val="20"/>
                <w:szCs w:val="20"/>
                <w:lang w:eastAsia="pt-BR"/>
              </w:rPr>
            </w:pPr>
            <w:r w:rsidRPr="000D0A4F">
              <w:rPr>
                <w:b/>
                <w:sz w:val="20"/>
                <w:szCs w:val="20"/>
                <w:lang w:eastAsia="pt-BR"/>
              </w:rPr>
              <w:t>Liver Disorders</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66,28</w:t>
            </w:r>
          </w:p>
        </w:tc>
        <w:tc>
          <w:tcPr>
            <w:tcW w:w="1134"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67,64</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67,44</w:t>
            </w:r>
          </w:p>
        </w:tc>
        <w:tc>
          <w:tcPr>
            <w:tcW w:w="1136"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53,29</w:t>
            </w:r>
          </w:p>
        </w:tc>
        <w:tc>
          <w:tcPr>
            <w:tcW w:w="1132"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60,66</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90,07</w:t>
            </w:r>
          </w:p>
        </w:tc>
      </w:tr>
      <w:tr w:rsidR="000D0A4F" w:rsidRPr="00346B42" w:rsidTr="000D0A4F">
        <w:trPr>
          <w:trHeight w:val="300"/>
        </w:trPr>
        <w:tc>
          <w:tcPr>
            <w:tcW w:w="1716" w:type="dxa"/>
            <w:shd w:val="clear" w:color="auto" w:fill="auto"/>
            <w:noWrap/>
            <w:vAlign w:val="center"/>
            <w:hideMark/>
          </w:tcPr>
          <w:p w:rsidR="005E3CDF" w:rsidRPr="000D0A4F" w:rsidRDefault="005E3CDF" w:rsidP="005E3CDF">
            <w:pPr>
              <w:pStyle w:val="SemEspaamento"/>
              <w:jc w:val="center"/>
              <w:rPr>
                <w:b/>
                <w:sz w:val="20"/>
                <w:szCs w:val="20"/>
                <w:lang w:eastAsia="pt-BR"/>
              </w:rPr>
            </w:pPr>
            <w:r w:rsidRPr="000D0A4F">
              <w:rPr>
                <w:b/>
                <w:sz w:val="20"/>
                <w:szCs w:val="20"/>
                <w:lang w:eastAsia="pt-BR"/>
              </w:rPr>
              <w:t>WDBC</w:t>
            </w:r>
          </w:p>
        </w:tc>
        <w:tc>
          <w:tcPr>
            <w:tcW w:w="1134"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96,36</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95,89</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94,48</w:t>
            </w:r>
          </w:p>
        </w:tc>
        <w:tc>
          <w:tcPr>
            <w:tcW w:w="1136"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94,25</w:t>
            </w:r>
          </w:p>
        </w:tc>
        <w:tc>
          <w:tcPr>
            <w:tcW w:w="1132"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94,25</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99,13</w:t>
            </w:r>
          </w:p>
        </w:tc>
      </w:tr>
      <w:tr w:rsidR="000D0A4F" w:rsidRPr="00346B42" w:rsidTr="000D0A4F">
        <w:trPr>
          <w:trHeight w:val="300"/>
        </w:trPr>
        <w:tc>
          <w:tcPr>
            <w:tcW w:w="1716" w:type="dxa"/>
            <w:shd w:val="clear" w:color="auto" w:fill="auto"/>
            <w:noWrap/>
            <w:vAlign w:val="center"/>
            <w:hideMark/>
          </w:tcPr>
          <w:p w:rsidR="005E3CDF" w:rsidRPr="000D0A4F" w:rsidRDefault="005E3CDF" w:rsidP="005E3CDF">
            <w:pPr>
              <w:pStyle w:val="SemEspaamento"/>
              <w:jc w:val="center"/>
              <w:rPr>
                <w:b/>
                <w:sz w:val="20"/>
                <w:szCs w:val="20"/>
                <w:lang w:eastAsia="pt-BR"/>
              </w:rPr>
            </w:pPr>
            <w:r w:rsidRPr="000D0A4F">
              <w:rPr>
                <w:b/>
                <w:sz w:val="20"/>
                <w:szCs w:val="20"/>
                <w:lang w:eastAsia="pt-BR"/>
              </w:rPr>
              <w:t>Blood transfusion</w:t>
            </w:r>
          </w:p>
        </w:tc>
        <w:tc>
          <w:tcPr>
            <w:tcW w:w="1134"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76,74</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76,02</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73,44</w:t>
            </w:r>
          </w:p>
        </w:tc>
        <w:tc>
          <w:tcPr>
            <w:tcW w:w="1136"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68,18</w:t>
            </w:r>
          </w:p>
        </w:tc>
        <w:tc>
          <w:tcPr>
            <w:tcW w:w="1132"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67,29</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94,2</w:t>
            </w:r>
          </w:p>
        </w:tc>
      </w:tr>
      <w:tr w:rsidR="000D0A4F" w:rsidRPr="00346B42" w:rsidTr="000D0A4F">
        <w:trPr>
          <w:trHeight w:val="300"/>
        </w:trPr>
        <w:tc>
          <w:tcPr>
            <w:tcW w:w="1716" w:type="dxa"/>
            <w:shd w:val="clear" w:color="auto" w:fill="auto"/>
            <w:noWrap/>
            <w:vAlign w:val="center"/>
            <w:hideMark/>
          </w:tcPr>
          <w:p w:rsidR="005E3CDF" w:rsidRPr="000D0A4F" w:rsidRDefault="005E3CDF" w:rsidP="005E3CDF">
            <w:pPr>
              <w:pStyle w:val="SemEspaamento"/>
              <w:jc w:val="center"/>
              <w:rPr>
                <w:b/>
                <w:sz w:val="20"/>
                <w:szCs w:val="20"/>
                <w:lang w:eastAsia="pt-BR"/>
              </w:rPr>
            </w:pPr>
            <w:r w:rsidRPr="000D0A4F">
              <w:rPr>
                <w:b/>
                <w:sz w:val="20"/>
                <w:szCs w:val="20"/>
                <w:lang w:eastAsia="pt-BR"/>
              </w:rPr>
              <w:t>Banana</w:t>
            </w:r>
          </w:p>
        </w:tc>
        <w:tc>
          <w:tcPr>
            <w:tcW w:w="1134"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91,6</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91,33</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91</w:t>
            </w:r>
          </w:p>
        </w:tc>
        <w:tc>
          <w:tcPr>
            <w:tcW w:w="1136"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47,13</w:t>
            </w:r>
          </w:p>
        </w:tc>
        <w:tc>
          <w:tcPr>
            <w:tcW w:w="1132"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47,93</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94,75</w:t>
            </w:r>
          </w:p>
        </w:tc>
      </w:tr>
      <w:tr w:rsidR="000D0A4F" w:rsidRPr="00346B42" w:rsidTr="000D0A4F">
        <w:trPr>
          <w:trHeight w:val="300"/>
        </w:trPr>
        <w:tc>
          <w:tcPr>
            <w:tcW w:w="1716" w:type="dxa"/>
            <w:shd w:val="clear" w:color="auto" w:fill="auto"/>
            <w:noWrap/>
            <w:vAlign w:val="center"/>
            <w:hideMark/>
          </w:tcPr>
          <w:p w:rsidR="005E3CDF" w:rsidRPr="000D0A4F" w:rsidRDefault="005E3CDF" w:rsidP="005E3CDF">
            <w:pPr>
              <w:pStyle w:val="SemEspaamento"/>
              <w:jc w:val="center"/>
              <w:rPr>
                <w:b/>
                <w:sz w:val="20"/>
                <w:szCs w:val="20"/>
                <w:lang w:eastAsia="pt-BR"/>
              </w:rPr>
            </w:pPr>
            <w:r w:rsidRPr="000D0A4F">
              <w:rPr>
                <w:b/>
                <w:sz w:val="20"/>
                <w:szCs w:val="20"/>
                <w:lang w:eastAsia="pt-BR"/>
              </w:rPr>
              <w:t>Lithuanian</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91,44</w:t>
            </w:r>
          </w:p>
        </w:tc>
        <w:tc>
          <w:tcPr>
            <w:tcW w:w="1134" w:type="dxa"/>
            <w:shd w:val="clear" w:color="auto" w:fill="auto"/>
            <w:noWrap/>
            <w:vAlign w:val="bottom"/>
            <w:hideMark/>
          </w:tcPr>
          <w:p w:rsidR="005E3CDF" w:rsidRPr="000D0A4F" w:rsidRDefault="005E3CDF" w:rsidP="005E3CDF">
            <w:pPr>
              <w:pStyle w:val="SemEspaamento"/>
              <w:jc w:val="center"/>
              <w:rPr>
                <w:b/>
                <w:sz w:val="20"/>
                <w:szCs w:val="20"/>
                <w:lang w:eastAsia="pt-BR"/>
              </w:rPr>
            </w:pPr>
            <w:r w:rsidRPr="000D0A4F">
              <w:rPr>
                <w:b/>
                <w:sz w:val="20"/>
                <w:szCs w:val="20"/>
                <w:lang w:eastAsia="pt-BR"/>
              </w:rPr>
              <w:t>93,11</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92,44</w:t>
            </w:r>
          </w:p>
        </w:tc>
        <w:tc>
          <w:tcPr>
            <w:tcW w:w="1136"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52,67</w:t>
            </w:r>
          </w:p>
        </w:tc>
        <w:tc>
          <w:tcPr>
            <w:tcW w:w="1132"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56,33</w:t>
            </w:r>
          </w:p>
        </w:tc>
        <w:tc>
          <w:tcPr>
            <w:tcW w:w="1134" w:type="dxa"/>
            <w:shd w:val="clear" w:color="auto" w:fill="auto"/>
            <w:noWrap/>
            <w:vAlign w:val="bottom"/>
            <w:hideMark/>
          </w:tcPr>
          <w:p w:rsidR="005E3CDF" w:rsidRPr="000D0A4F" w:rsidRDefault="005E3CDF" w:rsidP="005E3CDF">
            <w:pPr>
              <w:pStyle w:val="SemEspaamento"/>
              <w:jc w:val="center"/>
              <w:rPr>
                <w:sz w:val="20"/>
                <w:szCs w:val="20"/>
                <w:lang w:eastAsia="pt-BR"/>
              </w:rPr>
            </w:pPr>
            <w:r w:rsidRPr="000D0A4F">
              <w:rPr>
                <w:sz w:val="20"/>
                <w:szCs w:val="20"/>
                <w:lang w:eastAsia="pt-BR"/>
              </w:rPr>
              <w:t>98,35</w:t>
            </w:r>
          </w:p>
        </w:tc>
      </w:tr>
    </w:tbl>
    <w:p w:rsidR="005E3CDF" w:rsidRDefault="005E3CDF" w:rsidP="00696BB6">
      <w:pPr>
        <w:spacing w:before="0" w:after="0"/>
        <w:jc w:val="center"/>
      </w:pPr>
    </w:p>
    <w:p w:rsidR="005E3CDF" w:rsidRDefault="005E3CDF" w:rsidP="000D0A4F">
      <w:pPr>
        <w:spacing w:before="240"/>
        <w:ind w:firstLine="708"/>
      </w:pPr>
      <w:r>
        <w:t xml:space="preserve">Para o experimento da </w:t>
      </w:r>
      <w:r w:rsidR="00F76890">
        <w:fldChar w:fldCharType="begin"/>
      </w:r>
      <w:r w:rsidR="00F76890">
        <w:instrText xml:space="preserve"> REF _Ref311389674 \h </w:instrText>
      </w:r>
      <w:r w:rsidR="00F76890">
        <w:fldChar w:fldCharType="separate"/>
      </w:r>
      <w:r w:rsidR="007C552A" w:rsidRPr="00696BB6">
        <w:rPr>
          <w:b/>
        </w:rPr>
        <w:t xml:space="preserve">Tabela </w:t>
      </w:r>
      <w:r w:rsidR="007C552A">
        <w:rPr>
          <w:b/>
          <w:noProof/>
        </w:rPr>
        <w:t>6</w:t>
      </w:r>
      <w:r w:rsidR="00F76890">
        <w:fldChar w:fldCharType="end"/>
      </w:r>
      <w:r>
        <w:t xml:space="preserve"> (abordagem </w:t>
      </w:r>
      <w:r w:rsidRPr="00496959">
        <w:rPr>
          <w:i/>
        </w:rPr>
        <w:t>DES-FA</w:t>
      </w:r>
      <w:r>
        <w:t xml:space="preserve"> e regra de produto para combinação), percebe-se que o </w:t>
      </w:r>
      <w:r w:rsidRPr="00496959">
        <w:rPr>
          <w:i/>
        </w:rPr>
        <w:t>KNORA-E</w:t>
      </w:r>
      <w:r>
        <w:t xml:space="preserve"> foi o melhor entre todos os métodos, sendo superior em 5 das 7 bases. Porém o </w:t>
      </w:r>
      <w:r w:rsidRPr="00496959">
        <w:rPr>
          <w:i/>
        </w:rPr>
        <w:t>DES-OLA</w:t>
      </w:r>
      <w:r>
        <w:t xml:space="preserve"> teve um resultado similar ao </w:t>
      </w:r>
      <w:r w:rsidRPr="00496959">
        <w:rPr>
          <w:i/>
        </w:rPr>
        <w:t>KNORA-E</w:t>
      </w:r>
      <w:r>
        <w:t xml:space="preserve"> em todas as bases com exceção do </w:t>
      </w:r>
      <w:r w:rsidRPr="00496959">
        <w:rPr>
          <w:i/>
        </w:rPr>
        <w:t>Vehicle</w:t>
      </w:r>
      <w:r>
        <w:t xml:space="preserve">, que o </w:t>
      </w:r>
      <w:r w:rsidRPr="00496959">
        <w:rPr>
          <w:i/>
        </w:rPr>
        <w:t>KNORA-E</w:t>
      </w:r>
      <w:r>
        <w:t xml:space="preserve"> teve em torno de 3.7 pontos percentuais a mais, e as bases </w:t>
      </w:r>
      <w:r w:rsidRPr="00496959">
        <w:rPr>
          <w:i/>
        </w:rPr>
        <w:t>Liver</w:t>
      </w:r>
      <w:r>
        <w:t xml:space="preserve"> </w:t>
      </w:r>
      <w:r w:rsidRPr="00496959">
        <w:rPr>
          <w:i/>
        </w:rPr>
        <w:t>Disorders</w:t>
      </w:r>
      <w:r>
        <w:t xml:space="preserve"> e </w:t>
      </w:r>
      <w:r w:rsidRPr="00496959">
        <w:rPr>
          <w:i/>
        </w:rPr>
        <w:t>Lithuanian</w:t>
      </w:r>
      <w:r>
        <w:t xml:space="preserve">, que o </w:t>
      </w:r>
      <w:r w:rsidRPr="00496959">
        <w:rPr>
          <w:i/>
        </w:rPr>
        <w:t>DES-OLA</w:t>
      </w:r>
      <w:r>
        <w:t xml:space="preserve"> teve mais de 1.3 pontos percentuais a mais que o </w:t>
      </w:r>
      <w:r w:rsidRPr="00496959">
        <w:rPr>
          <w:i/>
        </w:rPr>
        <w:t>KNORA-E</w:t>
      </w:r>
      <w:r>
        <w:t xml:space="preserve">. Já o </w:t>
      </w:r>
      <w:r w:rsidRPr="00496959">
        <w:rPr>
          <w:i/>
        </w:rPr>
        <w:t>DES-LCA</w:t>
      </w:r>
      <w:r>
        <w:t xml:space="preserve"> foi inferior ao </w:t>
      </w:r>
      <w:r w:rsidRPr="00496959">
        <w:rPr>
          <w:i/>
        </w:rPr>
        <w:t>KNORA-E</w:t>
      </w:r>
      <w:r>
        <w:t xml:space="preserve"> em média 1.18 pontos percentuais. Os métodos </w:t>
      </w:r>
      <w:r w:rsidRPr="00496959">
        <w:rPr>
          <w:i/>
        </w:rPr>
        <w:t>DES-LCA2</w:t>
      </w:r>
      <w:r>
        <w:t xml:space="preserve"> e </w:t>
      </w:r>
      <w:r w:rsidRPr="00496959">
        <w:rPr>
          <w:i/>
        </w:rPr>
        <w:t>DES-LCA3</w:t>
      </w:r>
      <w:r>
        <w:t xml:space="preserve"> novamente tiveram os piores resultados.</w:t>
      </w:r>
    </w:p>
    <w:p w:rsidR="005E3CDF" w:rsidRDefault="005E3CDF" w:rsidP="000D0A4F">
      <w:pPr>
        <w:spacing w:before="240"/>
        <w:ind w:firstLine="708"/>
      </w:pPr>
      <w:r>
        <w:lastRenderedPageBreak/>
        <w:t xml:space="preserve">Comparando os resultados dos experimentos das </w:t>
      </w:r>
      <w:r w:rsidR="00F76890">
        <w:fldChar w:fldCharType="begin"/>
      </w:r>
      <w:r w:rsidR="00F76890">
        <w:instrText xml:space="preserve"> REF _Ref311389580 \h </w:instrText>
      </w:r>
      <w:r w:rsidR="00F76890">
        <w:fldChar w:fldCharType="separate"/>
      </w:r>
      <w:r w:rsidR="007C552A" w:rsidRPr="00696BB6">
        <w:rPr>
          <w:b/>
        </w:rPr>
        <w:t xml:space="preserve">Tabela </w:t>
      </w:r>
      <w:r w:rsidR="007C552A">
        <w:rPr>
          <w:b/>
          <w:noProof/>
        </w:rPr>
        <w:t>4</w:t>
      </w:r>
      <w:r w:rsidR="00F76890">
        <w:fldChar w:fldCharType="end"/>
      </w:r>
      <w:r w:rsidR="00F76890">
        <w:t xml:space="preserve"> </w:t>
      </w:r>
      <w:r>
        <w:t xml:space="preserve">e </w:t>
      </w:r>
      <w:r w:rsidR="00F76890">
        <w:fldChar w:fldCharType="begin"/>
      </w:r>
      <w:r w:rsidR="00F76890">
        <w:instrText xml:space="preserve"> REF _Ref311389674 \h </w:instrText>
      </w:r>
      <w:r w:rsidR="00F76890">
        <w:fldChar w:fldCharType="separate"/>
      </w:r>
      <w:r w:rsidR="007C552A" w:rsidRPr="00696BB6">
        <w:rPr>
          <w:b/>
        </w:rPr>
        <w:t xml:space="preserve">Tabela </w:t>
      </w:r>
      <w:r w:rsidR="007C552A">
        <w:rPr>
          <w:b/>
          <w:noProof/>
        </w:rPr>
        <w:t>6</w:t>
      </w:r>
      <w:r w:rsidR="00F76890">
        <w:fldChar w:fldCharType="end"/>
      </w:r>
      <w:r>
        <w:t xml:space="preserve">, pode ser visto que a regra de combinação da média foi melhor que a votação majoritária, pois melhorou em média para todos os métodos com exceção ao </w:t>
      </w:r>
      <w:r w:rsidRPr="00496959">
        <w:rPr>
          <w:i/>
        </w:rPr>
        <w:t>DES-LCA2</w:t>
      </w:r>
      <w:r>
        <w:t>. Ao analisar os resultados da</w:t>
      </w:r>
      <w:r w:rsidR="00F76890">
        <w:t xml:space="preserve"> </w:t>
      </w:r>
      <w:r w:rsidR="00F76890">
        <w:fldChar w:fldCharType="begin"/>
      </w:r>
      <w:r w:rsidR="00F76890">
        <w:instrText xml:space="preserve"> REF _Ref311389632 \h </w:instrText>
      </w:r>
      <w:r w:rsidR="00F76890">
        <w:fldChar w:fldCharType="separate"/>
      </w:r>
      <w:r w:rsidR="007C552A" w:rsidRPr="00696BB6">
        <w:rPr>
          <w:b/>
        </w:rPr>
        <w:t xml:space="preserve">Tabela </w:t>
      </w:r>
      <w:r w:rsidR="007C552A">
        <w:rPr>
          <w:b/>
          <w:noProof/>
        </w:rPr>
        <w:t>5</w:t>
      </w:r>
      <w:r w:rsidR="00F76890">
        <w:fldChar w:fldCharType="end"/>
      </w:r>
      <w:r w:rsidR="00F76890">
        <w:t xml:space="preserve"> </w:t>
      </w:r>
      <w:r>
        <w:t xml:space="preserve">e </w:t>
      </w:r>
      <w:r w:rsidR="00F76890">
        <w:fldChar w:fldCharType="begin"/>
      </w:r>
      <w:r w:rsidR="00F76890">
        <w:instrText xml:space="preserve"> REF _Ref311389674 \h </w:instrText>
      </w:r>
      <w:r w:rsidR="00F76890">
        <w:fldChar w:fldCharType="separate"/>
      </w:r>
      <w:r w:rsidR="007C552A" w:rsidRPr="00696BB6">
        <w:rPr>
          <w:b/>
        </w:rPr>
        <w:t xml:space="preserve">Tabela </w:t>
      </w:r>
      <w:r w:rsidR="007C552A">
        <w:rPr>
          <w:b/>
          <w:noProof/>
        </w:rPr>
        <w:t>6</w:t>
      </w:r>
      <w:r w:rsidR="00F76890">
        <w:fldChar w:fldCharType="end"/>
      </w:r>
      <w:r>
        <w:t xml:space="preserve"> com relação a </w:t>
      </w:r>
      <w:r w:rsidR="00F76890">
        <w:fldChar w:fldCharType="begin"/>
      </w:r>
      <w:r w:rsidR="00F76890">
        <w:instrText xml:space="preserve"> REF _Ref311389580 \h </w:instrText>
      </w:r>
      <w:r w:rsidR="00F76890">
        <w:fldChar w:fldCharType="separate"/>
      </w:r>
      <w:r w:rsidR="007C552A" w:rsidRPr="00696BB6">
        <w:rPr>
          <w:b/>
        </w:rPr>
        <w:t xml:space="preserve">Tabela </w:t>
      </w:r>
      <w:r w:rsidR="007C552A">
        <w:rPr>
          <w:b/>
          <w:noProof/>
        </w:rPr>
        <w:t>4</w:t>
      </w:r>
      <w:r w:rsidR="00F76890">
        <w:fldChar w:fldCharType="end"/>
      </w:r>
      <w:r>
        <w:t xml:space="preserve"> nota-se que ambas as regras, produto e média, melhoraram consideravelmente seus resultados para a base </w:t>
      </w:r>
      <w:r w:rsidRPr="00496959">
        <w:rPr>
          <w:i/>
        </w:rPr>
        <w:t>Liver</w:t>
      </w:r>
      <w:r>
        <w:t xml:space="preserve"> </w:t>
      </w:r>
      <w:r w:rsidRPr="00496959">
        <w:rPr>
          <w:i/>
        </w:rPr>
        <w:t>Disorders</w:t>
      </w:r>
      <w:r>
        <w:t xml:space="preserve"> e pioraram para a base </w:t>
      </w:r>
      <w:r w:rsidRPr="00496959">
        <w:rPr>
          <w:i/>
        </w:rPr>
        <w:t>Banana</w:t>
      </w:r>
      <w:r>
        <w:t>.</w:t>
      </w:r>
    </w:p>
    <w:p w:rsidR="00696BB6" w:rsidRDefault="00696BB6" w:rsidP="00696BB6">
      <w:pPr>
        <w:pStyle w:val="Legenda"/>
        <w:keepNext/>
      </w:pPr>
      <w:bookmarkStart w:id="108" w:name="_Ref311389870"/>
      <w:bookmarkStart w:id="109" w:name="_Toc311538033"/>
      <w:r w:rsidRPr="00696BB6">
        <w:rPr>
          <w:b/>
        </w:rPr>
        <w:t xml:space="preserve">Tabela </w:t>
      </w:r>
      <w:r w:rsidRPr="00696BB6">
        <w:rPr>
          <w:b/>
        </w:rPr>
        <w:fldChar w:fldCharType="begin"/>
      </w:r>
      <w:r w:rsidRPr="00696BB6">
        <w:rPr>
          <w:b/>
        </w:rPr>
        <w:instrText xml:space="preserve"> SEQ Tabela \* ARABIC </w:instrText>
      </w:r>
      <w:r w:rsidRPr="00696BB6">
        <w:rPr>
          <w:b/>
        </w:rPr>
        <w:fldChar w:fldCharType="separate"/>
      </w:r>
      <w:r w:rsidR="007C552A">
        <w:rPr>
          <w:b/>
          <w:noProof/>
        </w:rPr>
        <w:t>7</w:t>
      </w:r>
      <w:r w:rsidRPr="00696BB6">
        <w:rPr>
          <w:b/>
        </w:rPr>
        <w:fldChar w:fldCharType="end"/>
      </w:r>
      <w:bookmarkEnd w:id="108"/>
      <w:r>
        <w:t xml:space="preserve"> </w:t>
      </w:r>
      <w:r w:rsidRPr="00DF4BC3">
        <w:t xml:space="preserve">Tempo de execução dos métodos </w:t>
      </w:r>
      <w:r w:rsidRPr="00496959">
        <w:rPr>
          <w:i/>
        </w:rPr>
        <w:t>DES</w:t>
      </w:r>
      <w:r w:rsidRPr="00DF4BC3">
        <w:t xml:space="preserve"> sem a abordagem </w:t>
      </w:r>
      <w:r w:rsidRPr="00496959">
        <w:rPr>
          <w:i/>
        </w:rPr>
        <w:t>DES-FA</w:t>
      </w:r>
      <w:r w:rsidRPr="00DF4BC3">
        <w:t>. O valor de cada célula é a média do tempo de processamento (em segundos) de três iterações.</w:t>
      </w:r>
      <w:bookmarkEnd w:id="109"/>
    </w:p>
    <w:tbl>
      <w:tblPr>
        <w:tblW w:w="7486"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88"/>
        <w:gridCol w:w="1232"/>
        <w:gridCol w:w="1060"/>
        <w:gridCol w:w="1060"/>
        <w:gridCol w:w="1155"/>
        <w:gridCol w:w="1191"/>
      </w:tblGrid>
      <w:tr w:rsidR="005E3CDF" w:rsidRPr="001C5BA7" w:rsidTr="000D0A4F">
        <w:trPr>
          <w:trHeight w:val="300"/>
          <w:jc w:val="center"/>
        </w:trPr>
        <w:tc>
          <w:tcPr>
            <w:tcW w:w="1788"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Base</w:t>
            </w:r>
          </w:p>
        </w:tc>
        <w:tc>
          <w:tcPr>
            <w:tcW w:w="1232"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KNORA-E</w:t>
            </w:r>
          </w:p>
        </w:tc>
        <w:tc>
          <w:tcPr>
            <w:tcW w:w="1060"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DES-OLA</w:t>
            </w:r>
          </w:p>
        </w:tc>
        <w:tc>
          <w:tcPr>
            <w:tcW w:w="1060"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DES-LCA</w:t>
            </w:r>
          </w:p>
        </w:tc>
        <w:tc>
          <w:tcPr>
            <w:tcW w:w="1155"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DES-LCA2</w:t>
            </w:r>
          </w:p>
        </w:tc>
        <w:tc>
          <w:tcPr>
            <w:tcW w:w="1191"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DES-LCA3</w:t>
            </w:r>
          </w:p>
        </w:tc>
      </w:tr>
      <w:tr w:rsidR="005E3CDF" w:rsidRPr="001C5BA7" w:rsidTr="000D0A4F">
        <w:trPr>
          <w:trHeight w:val="300"/>
          <w:jc w:val="center"/>
        </w:trPr>
        <w:tc>
          <w:tcPr>
            <w:tcW w:w="1788" w:type="dxa"/>
            <w:shd w:val="clear" w:color="auto" w:fill="auto"/>
            <w:noWrap/>
            <w:vAlign w:val="center"/>
            <w:hideMark/>
          </w:tcPr>
          <w:p w:rsidR="005E3CDF" w:rsidRPr="000D0A4F" w:rsidRDefault="005E3CDF" w:rsidP="005E3CDF">
            <w:pPr>
              <w:pStyle w:val="SemEspaamento"/>
              <w:jc w:val="center"/>
              <w:rPr>
                <w:b/>
                <w:sz w:val="20"/>
                <w:lang w:eastAsia="pt-BR"/>
              </w:rPr>
            </w:pPr>
            <w:r w:rsidRPr="000D0A4F">
              <w:rPr>
                <w:b/>
                <w:sz w:val="20"/>
                <w:lang w:eastAsia="pt-BR"/>
              </w:rPr>
              <w:t>Vehicle</w:t>
            </w:r>
          </w:p>
        </w:tc>
        <w:tc>
          <w:tcPr>
            <w:tcW w:w="1232"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125,58</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76,75</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40,77</w:t>
            </w:r>
          </w:p>
        </w:tc>
        <w:tc>
          <w:tcPr>
            <w:tcW w:w="1155"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38,95</w:t>
            </w:r>
          </w:p>
        </w:tc>
        <w:tc>
          <w:tcPr>
            <w:tcW w:w="1191"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50,48</w:t>
            </w:r>
          </w:p>
        </w:tc>
      </w:tr>
      <w:tr w:rsidR="005E3CDF" w:rsidRPr="001C5BA7" w:rsidTr="000D0A4F">
        <w:trPr>
          <w:trHeight w:val="300"/>
          <w:jc w:val="center"/>
        </w:trPr>
        <w:tc>
          <w:tcPr>
            <w:tcW w:w="1788" w:type="dxa"/>
            <w:shd w:val="clear" w:color="auto" w:fill="auto"/>
            <w:noWrap/>
            <w:vAlign w:val="center"/>
            <w:hideMark/>
          </w:tcPr>
          <w:p w:rsidR="005E3CDF" w:rsidRPr="000D0A4F" w:rsidRDefault="005E3CDF" w:rsidP="005E3CDF">
            <w:pPr>
              <w:pStyle w:val="SemEspaamento"/>
              <w:jc w:val="center"/>
              <w:rPr>
                <w:b/>
                <w:sz w:val="20"/>
                <w:lang w:eastAsia="pt-BR"/>
              </w:rPr>
            </w:pPr>
            <w:r w:rsidRPr="000D0A4F">
              <w:rPr>
                <w:b/>
                <w:sz w:val="20"/>
                <w:lang w:eastAsia="pt-BR"/>
              </w:rPr>
              <w:t>Pima</w:t>
            </w:r>
          </w:p>
        </w:tc>
        <w:tc>
          <w:tcPr>
            <w:tcW w:w="1232"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184,58</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98,55</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72,51</w:t>
            </w:r>
          </w:p>
        </w:tc>
        <w:tc>
          <w:tcPr>
            <w:tcW w:w="1155"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39,99</w:t>
            </w:r>
          </w:p>
        </w:tc>
        <w:tc>
          <w:tcPr>
            <w:tcW w:w="1191"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92,36</w:t>
            </w:r>
          </w:p>
        </w:tc>
      </w:tr>
      <w:tr w:rsidR="005E3CDF" w:rsidRPr="001C5BA7" w:rsidTr="000D0A4F">
        <w:trPr>
          <w:trHeight w:val="300"/>
          <w:jc w:val="center"/>
        </w:trPr>
        <w:tc>
          <w:tcPr>
            <w:tcW w:w="1788" w:type="dxa"/>
            <w:shd w:val="clear" w:color="auto" w:fill="auto"/>
            <w:noWrap/>
            <w:vAlign w:val="center"/>
            <w:hideMark/>
          </w:tcPr>
          <w:p w:rsidR="005E3CDF" w:rsidRPr="000D0A4F" w:rsidRDefault="005E3CDF" w:rsidP="005E3CDF">
            <w:pPr>
              <w:pStyle w:val="SemEspaamento"/>
              <w:jc w:val="center"/>
              <w:rPr>
                <w:b/>
                <w:sz w:val="20"/>
                <w:lang w:eastAsia="pt-BR"/>
              </w:rPr>
            </w:pPr>
            <w:r w:rsidRPr="000D0A4F">
              <w:rPr>
                <w:b/>
                <w:sz w:val="20"/>
                <w:lang w:eastAsia="pt-BR"/>
              </w:rPr>
              <w:t>Liver Disorders</w:t>
            </w:r>
          </w:p>
        </w:tc>
        <w:tc>
          <w:tcPr>
            <w:tcW w:w="1232"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137,3</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64,47</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48,68</w:t>
            </w:r>
          </w:p>
        </w:tc>
        <w:tc>
          <w:tcPr>
            <w:tcW w:w="1155"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20,45</w:t>
            </w:r>
          </w:p>
        </w:tc>
        <w:tc>
          <w:tcPr>
            <w:tcW w:w="1191"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58,08</w:t>
            </w:r>
          </w:p>
        </w:tc>
      </w:tr>
      <w:tr w:rsidR="005E3CDF" w:rsidRPr="001C5BA7" w:rsidTr="000D0A4F">
        <w:trPr>
          <w:trHeight w:val="300"/>
          <w:jc w:val="center"/>
        </w:trPr>
        <w:tc>
          <w:tcPr>
            <w:tcW w:w="1788" w:type="dxa"/>
            <w:shd w:val="clear" w:color="auto" w:fill="auto"/>
            <w:noWrap/>
            <w:vAlign w:val="center"/>
            <w:hideMark/>
          </w:tcPr>
          <w:p w:rsidR="005E3CDF" w:rsidRPr="000D0A4F" w:rsidRDefault="005E3CDF" w:rsidP="005E3CDF">
            <w:pPr>
              <w:pStyle w:val="SemEspaamento"/>
              <w:jc w:val="center"/>
              <w:rPr>
                <w:b/>
                <w:sz w:val="20"/>
                <w:lang w:eastAsia="pt-BR"/>
              </w:rPr>
            </w:pPr>
            <w:r w:rsidRPr="000D0A4F">
              <w:rPr>
                <w:b/>
                <w:sz w:val="20"/>
                <w:lang w:eastAsia="pt-BR"/>
              </w:rPr>
              <w:t>WDBC</w:t>
            </w:r>
          </w:p>
        </w:tc>
        <w:tc>
          <w:tcPr>
            <w:tcW w:w="1232"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36,7</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27,84</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22,77</w:t>
            </w:r>
          </w:p>
        </w:tc>
        <w:tc>
          <w:tcPr>
            <w:tcW w:w="1155"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22,41</w:t>
            </w:r>
          </w:p>
        </w:tc>
        <w:tc>
          <w:tcPr>
            <w:tcW w:w="1191"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25,48</w:t>
            </w:r>
          </w:p>
        </w:tc>
      </w:tr>
      <w:tr w:rsidR="005E3CDF" w:rsidRPr="001C5BA7" w:rsidTr="000D0A4F">
        <w:trPr>
          <w:trHeight w:val="300"/>
          <w:jc w:val="center"/>
        </w:trPr>
        <w:tc>
          <w:tcPr>
            <w:tcW w:w="1788" w:type="dxa"/>
            <w:shd w:val="clear" w:color="auto" w:fill="auto"/>
            <w:noWrap/>
            <w:vAlign w:val="center"/>
            <w:hideMark/>
          </w:tcPr>
          <w:p w:rsidR="005E3CDF" w:rsidRPr="000D0A4F" w:rsidRDefault="005E3CDF" w:rsidP="005E3CDF">
            <w:pPr>
              <w:pStyle w:val="SemEspaamento"/>
              <w:jc w:val="center"/>
              <w:rPr>
                <w:b/>
                <w:sz w:val="20"/>
                <w:lang w:eastAsia="pt-BR"/>
              </w:rPr>
            </w:pPr>
            <w:r w:rsidRPr="000D0A4F">
              <w:rPr>
                <w:b/>
                <w:sz w:val="20"/>
                <w:lang w:eastAsia="pt-BR"/>
              </w:rPr>
              <w:t>Blood transfusion</w:t>
            </w:r>
          </w:p>
        </w:tc>
        <w:tc>
          <w:tcPr>
            <w:tcW w:w="1232"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215,96</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105,07</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89,29</w:t>
            </w:r>
          </w:p>
        </w:tc>
        <w:tc>
          <w:tcPr>
            <w:tcW w:w="1155"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40,58</w:t>
            </w:r>
          </w:p>
        </w:tc>
        <w:tc>
          <w:tcPr>
            <w:tcW w:w="1191"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97,86</w:t>
            </w:r>
          </w:p>
        </w:tc>
      </w:tr>
      <w:tr w:rsidR="005E3CDF" w:rsidRPr="001C5BA7" w:rsidTr="000D0A4F">
        <w:trPr>
          <w:trHeight w:val="300"/>
          <w:jc w:val="center"/>
        </w:trPr>
        <w:tc>
          <w:tcPr>
            <w:tcW w:w="1788" w:type="dxa"/>
            <w:shd w:val="clear" w:color="auto" w:fill="auto"/>
            <w:noWrap/>
            <w:vAlign w:val="center"/>
            <w:hideMark/>
          </w:tcPr>
          <w:p w:rsidR="005E3CDF" w:rsidRPr="000D0A4F" w:rsidRDefault="005E3CDF" w:rsidP="005E3CDF">
            <w:pPr>
              <w:pStyle w:val="SemEspaamento"/>
              <w:jc w:val="center"/>
              <w:rPr>
                <w:b/>
                <w:sz w:val="20"/>
                <w:lang w:eastAsia="pt-BR"/>
              </w:rPr>
            </w:pPr>
            <w:r w:rsidRPr="000D0A4F">
              <w:rPr>
                <w:b/>
                <w:sz w:val="20"/>
                <w:lang w:eastAsia="pt-BR"/>
              </w:rPr>
              <w:t>Banana</w:t>
            </w:r>
          </w:p>
        </w:tc>
        <w:tc>
          <w:tcPr>
            <w:tcW w:w="1232"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128,67</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77,02</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62,29</w:t>
            </w:r>
          </w:p>
        </w:tc>
        <w:tc>
          <w:tcPr>
            <w:tcW w:w="1155"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49,78</w:t>
            </w:r>
          </w:p>
        </w:tc>
        <w:tc>
          <w:tcPr>
            <w:tcW w:w="1191"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64,44</w:t>
            </w:r>
          </w:p>
        </w:tc>
      </w:tr>
      <w:tr w:rsidR="005E3CDF" w:rsidRPr="001C5BA7" w:rsidTr="000D0A4F">
        <w:trPr>
          <w:trHeight w:val="300"/>
          <w:jc w:val="center"/>
        </w:trPr>
        <w:tc>
          <w:tcPr>
            <w:tcW w:w="1788" w:type="dxa"/>
            <w:shd w:val="clear" w:color="auto" w:fill="auto"/>
            <w:noWrap/>
            <w:vAlign w:val="center"/>
            <w:hideMark/>
          </w:tcPr>
          <w:p w:rsidR="005E3CDF" w:rsidRPr="000D0A4F" w:rsidRDefault="005E3CDF" w:rsidP="005E3CDF">
            <w:pPr>
              <w:pStyle w:val="SemEspaamento"/>
              <w:jc w:val="center"/>
              <w:rPr>
                <w:b/>
                <w:sz w:val="20"/>
                <w:lang w:eastAsia="pt-BR"/>
              </w:rPr>
            </w:pPr>
            <w:r w:rsidRPr="000D0A4F">
              <w:rPr>
                <w:b/>
                <w:sz w:val="20"/>
                <w:lang w:eastAsia="pt-BR"/>
              </w:rPr>
              <w:t>Lithuanian</w:t>
            </w:r>
          </w:p>
        </w:tc>
        <w:tc>
          <w:tcPr>
            <w:tcW w:w="1232"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94,15</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54,39</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42,04</w:t>
            </w:r>
          </w:p>
        </w:tc>
        <w:tc>
          <w:tcPr>
            <w:tcW w:w="1155"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34,28</w:t>
            </w:r>
          </w:p>
        </w:tc>
        <w:tc>
          <w:tcPr>
            <w:tcW w:w="1191"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45,02</w:t>
            </w:r>
          </w:p>
        </w:tc>
      </w:tr>
    </w:tbl>
    <w:p w:rsidR="005E3CDF" w:rsidRDefault="005E3CDF" w:rsidP="00696BB6">
      <w:pPr>
        <w:spacing w:before="0" w:after="0"/>
        <w:jc w:val="center"/>
      </w:pPr>
    </w:p>
    <w:p w:rsidR="00696BB6" w:rsidRDefault="00696BB6" w:rsidP="00696BB6">
      <w:pPr>
        <w:pStyle w:val="Legenda"/>
        <w:keepNext/>
      </w:pPr>
      <w:bookmarkStart w:id="110" w:name="_Ref311389882"/>
      <w:bookmarkStart w:id="111" w:name="_Toc311538034"/>
      <w:r w:rsidRPr="00696BB6">
        <w:rPr>
          <w:b/>
        </w:rPr>
        <w:t xml:space="preserve">Tabela </w:t>
      </w:r>
      <w:r w:rsidRPr="00696BB6">
        <w:rPr>
          <w:b/>
        </w:rPr>
        <w:fldChar w:fldCharType="begin"/>
      </w:r>
      <w:r w:rsidRPr="00696BB6">
        <w:rPr>
          <w:b/>
        </w:rPr>
        <w:instrText xml:space="preserve"> SEQ Tabela \* ARABIC </w:instrText>
      </w:r>
      <w:r w:rsidRPr="00696BB6">
        <w:rPr>
          <w:b/>
        </w:rPr>
        <w:fldChar w:fldCharType="separate"/>
      </w:r>
      <w:r w:rsidR="007C552A">
        <w:rPr>
          <w:b/>
          <w:noProof/>
        </w:rPr>
        <w:t>8</w:t>
      </w:r>
      <w:r w:rsidRPr="00696BB6">
        <w:rPr>
          <w:b/>
        </w:rPr>
        <w:fldChar w:fldCharType="end"/>
      </w:r>
      <w:bookmarkEnd w:id="110"/>
      <w:r>
        <w:t xml:space="preserve"> </w:t>
      </w:r>
      <w:r w:rsidRPr="003269A6">
        <w:t xml:space="preserve">Tempo de execução dos métodos </w:t>
      </w:r>
      <w:r w:rsidRPr="00496959">
        <w:rPr>
          <w:i/>
        </w:rPr>
        <w:t>DES</w:t>
      </w:r>
      <w:r w:rsidRPr="003269A6">
        <w:t xml:space="preserve"> com a abordagem </w:t>
      </w:r>
      <w:r w:rsidRPr="00496959">
        <w:rPr>
          <w:i/>
        </w:rPr>
        <w:t>DES-FA(1).</w:t>
      </w:r>
      <w:r w:rsidRPr="003269A6">
        <w:t xml:space="preserve"> O valor de cada célula é a média do tempo de processamento (em segundos) de três iterações.</w:t>
      </w:r>
      <w:bookmarkEnd w:id="111"/>
    </w:p>
    <w:tbl>
      <w:tblPr>
        <w:tblW w:w="7500"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88"/>
        <w:gridCol w:w="1232"/>
        <w:gridCol w:w="1060"/>
        <w:gridCol w:w="1060"/>
        <w:gridCol w:w="1162"/>
        <w:gridCol w:w="1198"/>
      </w:tblGrid>
      <w:tr w:rsidR="005E3CDF" w:rsidRPr="005641D9" w:rsidTr="000D0A4F">
        <w:trPr>
          <w:trHeight w:val="300"/>
          <w:jc w:val="center"/>
        </w:trPr>
        <w:tc>
          <w:tcPr>
            <w:tcW w:w="1788"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Base</w:t>
            </w:r>
          </w:p>
        </w:tc>
        <w:tc>
          <w:tcPr>
            <w:tcW w:w="1232"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KNORA-E</w:t>
            </w:r>
          </w:p>
        </w:tc>
        <w:tc>
          <w:tcPr>
            <w:tcW w:w="1060"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DES-OLA</w:t>
            </w:r>
          </w:p>
        </w:tc>
        <w:tc>
          <w:tcPr>
            <w:tcW w:w="1060"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DES-LCA</w:t>
            </w:r>
          </w:p>
        </w:tc>
        <w:tc>
          <w:tcPr>
            <w:tcW w:w="1162"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DES-LCA2</w:t>
            </w:r>
          </w:p>
        </w:tc>
        <w:tc>
          <w:tcPr>
            <w:tcW w:w="1198" w:type="dxa"/>
            <w:shd w:val="clear" w:color="auto" w:fill="auto"/>
            <w:noWrap/>
            <w:vAlign w:val="bottom"/>
            <w:hideMark/>
          </w:tcPr>
          <w:p w:rsidR="005E3CDF" w:rsidRPr="000D0A4F" w:rsidRDefault="005E3CDF" w:rsidP="005E3CDF">
            <w:pPr>
              <w:pStyle w:val="SemEspaamento"/>
              <w:jc w:val="center"/>
              <w:rPr>
                <w:b/>
                <w:sz w:val="20"/>
                <w:lang w:eastAsia="pt-BR"/>
              </w:rPr>
            </w:pPr>
            <w:r w:rsidRPr="000D0A4F">
              <w:rPr>
                <w:b/>
                <w:sz w:val="20"/>
                <w:lang w:eastAsia="pt-BR"/>
              </w:rPr>
              <w:t>DES-LCA3</w:t>
            </w:r>
          </w:p>
        </w:tc>
      </w:tr>
      <w:tr w:rsidR="005E3CDF" w:rsidRPr="005641D9" w:rsidTr="000D0A4F">
        <w:trPr>
          <w:trHeight w:val="300"/>
          <w:jc w:val="center"/>
        </w:trPr>
        <w:tc>
          <w:tcPr>
            <w:tcW w:w="1788" w:type="dxa"/>
            <w:shd w:val="clear" w:color="auto" w:fill="auto"/>
            <w:noWrap/>
            <w:vAlign w:val="center"/>
            <w:hideMark/>
          </w:tcPr>
          <w:p w:rsidR="005E3CDF" w:rsidRPr="000D0A4F" w:rsidRDefault="005E3CDF" w:rsidP="005E3CDF">
            <w:pPr>
              <w:pStyle w:val="SemEspaamento"/>
              <w:jc w:val="center"/>
              <w:rPr>
                <w:b/>
                <w:sz w:val="20"/>
                <w:lang w:eastAsia="pt-BR"/>
              </w:rPr>
            </w:pPr>
            <w:r w:rsidRPr="000D0A4F">
              <w:rPr>
                <w:b/>
                <w:sz w:val="20"/>
                <w:lang w:eastAsia="pt-BR"/>
              </w:rPr>
              <w:t>Vehicle</w:t>
            </w:r>
          </w:p>
        </w:tc>
        <w:tc>
          <w:tcPr>
            <w:tcW w:w="1232"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119,31</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72,38</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41,22</w:t>
            </w:r>
          </w:p>
        </w:tc>
        <w:tc>
          <w:tcPr>
            <w:tcW w:w="1162" w:type="dxa"/>
            <w:shd w:val="clear" w:color="auto" w:fill="auto"/>
            <w:noWrap/>
            <w:vAlign w:val="bottom"/>
            <w:hideMark/>
          </w:tcPr>
          <w:p w:rsidR="005E3CDF" w:rsidRPr="000D0A4F" w:rsidRDefault="005E3CDF" w:rsidP="005E3CDF">
            <w:pPr>
              <w:pStyle w:val="SemEspaamento"/>
              <w:jc w:val="center"/>
              <w:rPr>
                <w:b/>
                <w:bCs/>
                <w:sz w:val="20"/>
                <w:lang w:eastAsia="pt-BR"/>
              </w:rPr>
            </w:pPr>
            <w:r w:rsidRPr="000D0A4F">
              <w:rPr>
                <w:b/>
                <w:bCs/>
                <w:sz w:val="20"/>
                <w:lang w:eastAsia="pt-BR"/>
              </w:rPr>
              <w:t>38,78</w:t>
            </w:r>
          </w:p>
        </w:tc>
        <w:tc>
          <w:tcPr>
            <w:tcW w:w="1198"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43,83</w:t>
            </w:r>
          </w:p>
        </w:tc>
      </w:tr>
      <w:tr w:rsidR="005E3CDF" w:rsidRPr="005641D9" w:rsidTr="000D0A4F">
        <w:trPr>
          <w:trHeight w:val="300"/>
          <w:jc w:val="center"/>
        </w:trPr>
        <w:tc>
          <w:tcPr>
            <w:tcW w:w="1788" w:type="dxa"/>
            <w:shd w:val="clear" w:color="auto" w:fill="auto"/>
            <w:noWrap/>
            <w:vAlign w:val="center"/>
            <w:hideMark/>
          </w:tcPr>
          <w:p w:rsidR="005E3CDF" w:rsidRPr="000D0A4F" w:rsidRDefault="005E3CDF" w:rsidP="005E3CDF">
            <w:pPr>
              <w:pStyle w:val="SemEspaamento"/>
              <w:jc w:val="center"/>
              <w:rPr>
                <w:b/>
                <w:sz w:val="20"/>
                <w:lang w:eastAsia="pt-BR"/>
              </w:rPr>
            </w:pPr>
            <w:r w:rsidRPr="000D0A4F">
              <w:rPr>
                <w:b/>
                <w:sz w:val="20"/>
                <w:lang w:eastAsia="pt-BR"/>
              </w:rPr>
              <w:t>Pima</w:t>
            </w:r>
          </w:p>
        </w:tc>
        <w:tc>
          <w:tcPr>
            <w:tcW w:w="1232"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90,61</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56,85</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42,23</w:t>
            </w:r>
          </w:p>
        </w:tc>
        <w:tc>
          <w:tcPr>
            <w:tcW w:w="1162" w:type="dxa"/>
            <w:shd w:val="clear" w:color="auto" w:fill="auto"/>
            <w:noWrap/>
            <w:vAlign w:val="bottom"/>
            <w:hideMark/>
          </w:tcPr>
          <w:p w:rsidR="005E3CDF" w:rsidRPr="000D0A4F" w:rsidRDefault="005E3CDF" w:rsidP="005E3CDF">
            <w:pPr>
              <w:pStyle w:val="SemEspaamento"/>
              <w:jc w:val="center"/>
              <w:rPr>
                <w:b/>
                <w:bCs/>
                <w:sz w:val="20"/>
                <w:lang w:eastAsia="pt-BR"/>
              </w:rPr>
            </w:pPr>
            <w:r w:rsidRPr="000D0A4F">
              <w:rPr>
                <w:b/>
                <w:bCs/>
                <w:sz w:val="20"/>
                <w:lang w:eastAsia="pt-BR"/>
              </w:rPr>
              <w:t>36,92</w:t>
            </w:r>
          </w:p>
        </w:tc>
        <w:tc>
          <w:tcPr>
            <w:tcW w:w="1198"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48</w:t>
            </w:r>
          </w:p>
        </w:tc>
      </w:tr>
      <w:tr w:rsidR="005E3CDF" w:rsidRPr="005641D9" w:rsidTr="000D0A4F">
        <w:trPr>
          <w:trHeight w:val="300"/>
          <w:jc w:val="center"/>
        </w:trPr>
        <w:tc>
          <w:tcPr>
            <w:tcW w:w="1788" w:type="dxa"/>
            <w:shd w:val="clear" w:color="auto" w:fill="auto"/>
            <w:noWrap/>
            <w:vAlign w:val="center"/>
            <w:hideMark/>
          </w:tcPr>
          <w:p w:rsidR="005E3CDF" w:rsidRPr="000D0A4F" w:rsidRDefault="005E3CDF" w:rsidP="005E3CDF">
            <w:pPr>
              <w:pStyle w:val="SemEspaamento"/>
              <w:jc w:val="center"/>
              <w:rPr>
                <w:b/>
                <w:sz w:val="20"/>
                <w:lang w:eastAsia="pt-BR"/>
              </w:rPr>
            </w:pPr>
            <w:r w:rsidRPr="000D0A4F">
              <w:rPr>
                <w:b/>
                <w:sz w:val="20"/>
                <w:lang w:eastAsia="pt-BR"/>
              </w:rPr>
              <w:t>Liver Disorders</w:t>
            </w:r>
          </w:p>
        </w:tc>
        <w:tc>
          <w:tcPr>
            <w:tcW w:w="1232"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73,6</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43,19</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30,61</w:t>
            </w:r>
          </w:p>
        </w:tc>
        <w:tc>
          <w:tcPr>
            <w:tcW w:w="1162" w:type="dxa"/>
            <w:shd w:val="clear" w:color="auto" w:fill="auto"/>
            <w:noWrap/>
            <w:vAlign w:val="bottom"/>
            <w:hideMark/>
          </w:tcPr>
          <w:p w:rsidR="005E3CDF" w:rsidRPr="000D0A4F" w:rsidRDefault="005E3CDF" w:rsidP="005E3CDF">
            <w:pPr>
              <w:pStyle w:val="SemEspaamento"/>
              <w:jc w:val="center"/>
              <w:rPr>
                <w:b/>
                <w:bCs/>
                <w:sz w:val="20"/>
                <w:lang w:eastAsia="pt-BR"/>
              </w:rPr>
            </w:pPr>
            <w:r w:rsidRPr="000D0A4F">
              <w:rPr>
                <w:b/>
                <w:bCs/>
                <w:sz w:val="20"/>
                <w:lang w:eastAsia="pt-BR"/>
              </w:rPr>
              <w:t>25,76</w:t>
            </w:r>
          </w:p>
        </w:tc>
        <w:tc>
          <w:tcPr>
            <w:tcW w:w="1198"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39,88</w:t>
            </w:r>
          </w:p>
        </w:tc>
      </w:tr>
      <w:tr w:rsidR="005E3CDF" w:rsidRPr="005641D9" w:rsidTr="000D0A4F">
        <w:trPr>
          <w:trHeight w:val="300"/>
          <w:jc w:val="center"/>
        </w:trPr>
        <w:tc>
          <w:tcPr>
            <w:tcW w:w="1788" w:type="dxa"/>
            <w:shd w:val="clear" w:color="auto" w:fill="auto"/>
            <w:noWrap/>
            <w:vAlign w:val="center"/>
            <w:hideMark/>
          </w:tcPr>
          <w:p w:rsidR="005E3CDF" w:rsidRPr="000D0A4F" w:rsidRDefault="005E3CDF" w:rsidP="005E3CDF">
            <w:pPr>
              <w:pStyle w:val="SemEspaamento"/>
              <w:jc w:val="center"/>
              <w:rPr>
                <w:b/>
                <w:sz w:val="20"/>
                <w:lang w:eastAsia="pt-BR"/>
              </w:rPr>
            </w:pPr>
            <w:r w:rsidRPr="000D0A4F">
              <w:rPr>
                <w:b/>
                <w:sz w:val="20"/>
                <w:lang w:eastAsia="pt-BR"/>
              </w:rPr>
              <w:t>WDBC</w:t>
            </w:r>
          </w:p>
        </w:tc>
        <w:tc>
          <w:tcPr>
            <w:tcW w:w="1232"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26,65</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21,78</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21,38</w:t>
            </w:r>
          </w:p>
        </w:tc>
        <w:tc>
          <w:tcPr>
            <w:tcW w:w="1162"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21,52</w:t>
            </w:r>
          </w:p>
        </w:tc>
        <w:tc>
          <w:tcPr>
            <w:tcW w:w="1198" w:type="dxa"/>
            <w:shd w:val="clear" w:color="auto" w:fill="auto"/>
            <w:noWrap/>
            <w:vAlign w:val="bottom"/>
            <w:hideMark/>
          </w:tcPr>
          <w:p w:rsidR="005E3CDF" w:rsidRPr="000D0A4F" w:rsidRDefault="005E3CDF" w:rsidP="005E3CDF">
            <w:pPr>
              <w:pStyle w:val="SemEspaamento"/>
              <w:jc w:val="center"/>
              <w:rPr>
                <w:b/>
                <w:bCs/>
                <w:sz w:val="20"/>
                <w:lang w:eastAsia="pt-BR"/>
              </w:rPr>
            </w:pPr>
            <w:r w:rsidRPr="000D0A4F">
              <w:rPr>
                <w:b/>
                <w:bCs/>
                <w:sz w:val="20"/>
                <w:lang w:eastAsia="pt-BR"/>
              </w:rPr>
              <w:t>21,11</w:t>
            </w:r>
          </w:p>
        </w:tc>
      </w:tr>
      <w:tr w:rsidR="005E3CDF" w:rsidRPr="005641D9" w:rsidTr="000D0A4F">
        <w:trPr>
          <w:trHeight w:val="300"/>
          <w:jc w:val="center"/>
        </w:trPr>
        <w:tc>
          <w:tcPr>
            <w:tcW w:w="1788" w:type="dxa"/>
            <w:shd w:val="clear" w:color="auto" w:fill="auto"/>
            <w:noWrap/>
            <w:vAlign w:val="center"/>
            <w:hideMark/>
          </w:tcPr>
          <w:p w:rsidR="005E3CDF" w:rsidRPr="000D0A4F" w:rsidRDefault="005E3CDF" w:rsidP="005E3CDF">
            <w:pPr>
              <w:pStyle w:val="SemEspaamento"/>
              <w:jc w:val="center"/>
              <w:rPr>
                <w:b/>
                <w:sz w:val="20"/>
                <w:lang w:eastAsia="pt-BR"/>
              </w:rPr>
            </w:pPr>
            <w:r w:rsidRPr="000D0A4F">
              <w:rPr>
                <w:b/>
                <w:sz w:val="20"/>
                <w:lang w:eastAsia="pt-BR"/>
              </w:rPr>
              <w:t>Blood transfusion</w:t>
            </w:r>
          </w:p>
        </w:tc>
        <w:tc>
          <w:tcPr>
            <w:tcW w:w="1232"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70,23</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45,72</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36,65</w:t>
            </w:r>
          </w:p>
        </w:tc>
        <w:tc>
          <w:tcPr>
            <w:tcW w:w="1162" w:type="dxa"/>
            <w:shd w:val="clear" w:color="auto" w:fill="auto"/>
            <w:noWrap/>
            <w:vAlign w:val="bottom"/>
            <w:hideMark/>
          </w:tcPr>
          <w:p w:rsidR="005E3CDF" w:rsidRPr="000D0A4F" w:rsidRDefault="005E3CDF" w:rsidP="005E3CDF">
            <w:pPr>
              <w:pStyle w:val="SemEspaamento"/>
              <w:jc w:val="center"/>
              <w:rPr>
                <w:b/>
                <w:bCs/>
                <w:sz w:val="20"/>
                <w:lang w:eastAsia="pt-BR"/>
              </w:rPr>
            </w:pPr>
            <w:r w:rsidRPr="000D0A4F">
              <w:rPr>
                <w:b/>
                <w:bCs/>
                <w:sz w:val="20"/>
                <w:lang w:eastAsia="pt-BR"/>
              </w:rPr>
              <w:t>31,56</w:t>
            </w:r>
          </w:p>
        </w:tc>
        <w:tc>
          <w:tcPr>
            <w:tcW w:w="1198"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38,16</w:t>
            </w:r>
          </w:p>
        </w:tc>
      </w:tr>
      <w:tr w:rsidR="005E3CDF" w:rsidRPr="005641D9" w:rsidTr="000D0A4F">
        <w:trPr>
          <w:trHeight w:val="300"/>
          <w:jc w:val="center"/>
        </w:trPr>
        <w:tc>
          <w:tcPr>
            <w:tcW w:w="1788" w:type="dxa"/>
            <w:shd w:val="clear" w:color="auto" w:fill="auto"/>
            <w:noWrap/>
            <w:vAlign w:val="center"/>
            <w:hideMark/>
          </w:tcPr>
          <w:p w:rsidR="005E3CDF" w:rsidRPr="000D0A4F" w:rsidRDefault="005E3CDF" w:rsidP="005E3CDF">
            <w:pPr>
              <w:pStyle w:val="SemEspaamento"/>
              <w:jc w:val="center"/>
              <w:rPr>
                <w:b/>
                <w:sz w:val="20"/>
                <w:lang w:eastAsia="pt-BR"/>
              </w:rPr>
            </w:pPr>
            <w:r w:rsidRPr="000D0A4F">
              <w:rPr>
                <w:b/>
                <w:sz w:val="20"/>
                <w:lang w:eastAsia="pt-BR"/>
              </w:rPr>
              <w:t>Banana</w:t>
            </w:r>
          </w:p>
        </w:tc>
        <w:tc>
          <w:tcPr>
            <w:tcW w:w="1232"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87,91</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55,9</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44,22</w:t>
            </w:r>
          </w:p>
        </w:tc>
        <w:tc>
          <w:tcPr>
            <w:tcW w:w="1162" w:type="dxa"/>
            <w:shd w:val="clear" w:color="auto" w:fill="auto"/>
            <w:noWrap/>
            <w:vAlign w:val="bottom"/>
            <w:hideMark/>
          </w:tcPr>
          <w:p w:rsidR="005E3CDF" w:rsidRPr="000D0A4F" w:rsidRDefault="005E3CDF" w:rsidP="005E3CDF">
            <w:pPr>
              <w:pStyle w:val="SemEspaamento"/>
              <w:jc w:val="center"/>
              <w:rPr>
                <w:b/>
                <w:bCs/>
                <w:sz w:val="20"/>
                <w:lang w:eastAsia="pt-BR"/>
              </w:rPr>
            </w:pPr>
            <w:r w:rsidRPr="000D0A4F">
              <w:rPr>
                <w:b/>
                <w:bCs/>
                <w:sz w:val="20"/>
                <w:lang w:eastAsia="pt-BR"/>
              </w:rPr>
              <w:t>43,32</w:t>
            </w:r>
          </w:p>
        </w:tc>
        <w:tc>
          <w:tcPr>
            <w:tcW w:w="1198"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44,89</w:t>
            </w:r>
          </w:p>
        </w:tc>
      </w:tr>
      <w:tr w:rsidR="005E3CDF" w:rsidRPr="005641D9" w:rsidTr="000D0A4F">
        <w:trPr>
          <w:trHeight w:val="300"/>
          <w:jc w:val="center"/>
        </w:trPr>
        <w:tc>
          <w:tcPr>
            <w:tcW w:w="1788" w:type="dxa"/>
            <w:shd w:val="clear" w:color="auto" w:fill="auto"/>
            <w:noWrap/>
            <w:vAlign w:val="center"/>
            <w:hideMark/>
          </w:tcPr>
          <w:p w:rsidR="005E3CDF" w:rsidRPr="000D0A4F" w:rsidRDefault="005E3CDF" w:rsidP="005E3CDF">
            <w:pPr>
              <w:pStyle w:val="SemEspaamento"/>
              <w:jc w:val="center"/>
              <w:rPr>
                <w:b/>
                <w:sz w:val="20"/>
                <w:lang w:eastAsia="pt-BR"/>
              </w:rPr>
            </w:pPr>
            <w:r w:rsidRPr="000D0A4F">
              <w:rPr>
                <w:b/>
                <w:sz w:val="20"/>
                <w:lang w:eastAsia="pt-BR"/>
              </w:rPr>
              <w:t>Lithuanian</w:t>
            </w:r>
          </w:p>
        </w:tc>
        <w:tc>
          <w:tcPr>
            <w:tcW w:w="1232"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61,41</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35,99</w:t>
            </w:r>
          </w:p>
        </w:tc>
        <w:tc>
          <w:tcPr>
            <w:tcW w:w="1060"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28,57</w:t>
            </w:r>
          </w:p>
        </w:tc>
        <w:tc>
          <w:tcPr>
            <w:tcW w:w="1162" w:type="dxa"/>
            <w:shd w:val="clear" w:color="auto" w:fill="auto"/>
            <w:noWrap/>
            <w:vAlign w:val="bottom"/>
            <w:hideMark/>
          </w:tcPr>
          <w:p w:rsidR="005E3CDF" w:rsidRPr="000D0A4F" w:rsidRDefault="005E3CDF" w:rsidP="005E3CDF">
            <w:pPr>
              <w:pStyle w:val="SemEspaamento"/>
              <w:jc w:val="center"/>
              <w:rPr>
                <w:b/>
                <w:bCs/>
                <w:sz w:val="20"/>
                <w:lang w:eastAsia="pt-BR"/>
              </w:rPr>
            </w:pPr>
            <w:r w:rsidRPr="000D0A4F">
              <w:rPr>
                <w:b/>
                <w:bCs/>
                <w:sz w:val="20"/>
                <w:lang w:eastAsia="pt-BR"/>
              </w:rPr>
              <w:t>26,88</w:t>
            </w:r>
          </w:p>
        </w:tc>
        <w:tc>
          <w:tcPr>
            <w:tcW w:w="1198" w:type="dxa"/>
            <w:shd w:val="clear" w:color="auto" w:fill="auto"/>
            <w:noWrap/>
            <w:vAlign w:val="bottom"/>
            <w:hideMark/>
          </w:tcPr>
          <w:p w:rsidR="005E3CDF" w:rsidRPr="000D0A4F" w:rsidRDefault="005E3CDF" w:rsidP="005E3CDF">
            <w:pPr>
              <w:pStyle w:val="SemEspaamento"/>
              <w:jc w:val="center"/>
              <w:rPr>
                <w:sz w:val="20"/>
                <w:lang w:eastAsia="pt-BR"/>
              </w:rPr>
            </w:pPr>
            <w:r w:rsidRPr="000D0A4F">
              <w:rPr>
                <w:sz w:val="20"/>
                <w:lang w:eastAsia="pt-BR"/>
              </w:rPr>
              <w:t>29,4</w:t>
            </w:r>
          </w:p>
        </w:tc>
      </w:tr>
    </w:tbl>
    <w:p w:rsidR="005E3CDF" w:rsidRPr="00827D82" w:rsidRDefault="005E3CDF" w:rsidP="00696BB6">
      <w:pPr>
        <w:spacing w:before="0" w:after="0"/>
        <w:jc w:val="center"/>
      </w:pPr>
    </w:p>
    <w:p w:rsidR="005E3CDF" w:rsidRDefault="005E3CDF" w:rsidP="000D0A4F">
      <w:pPr>
        <w:ind w:firstLine="708"/>
      </w:pPr>
      <w:r>
        <w:t xml:space="preserve">Analisando o tempo de processamento dos métodos de seleção com e sem a abordagem </w:t>
      </w:r>
      <w:r w:rsidRPr="00496959">
        <w:rPr>
          <w:i/>
        </w:rPr>
        <w:t>DES-FA</w:t>
      </w:r>
      <w:r>
        <w:t xml:space="preserve">, na </w:t>
      </w:r>
      <w:r w:rsidR="00496959">
        <w:fldChar w:fldCharType="begin"/>
      </w:r>
      <w:r w:rsidR="00496959">
        <w:instrText xml:space="preserve"> REF _Ref311389870 \h </w:instrText>
      </w:r>
      <w:r w:rsidR="00496959">
        <w:fldChar w:fldCharType="separate"/>
      </w:r>
      <w:r w:rsidR="007C552A" w:rsidRPr="00696BB6">
        <w:rPr>
          <w:b/>
        </w:rPr>
        <w:t xml:space="preserve">Tabela </w:t>
      </w:r>
      <w:r w:rsidR="007C552A">
        <w:rPr>
          <w:b/>
          <w:noProof/>
        </w:rPr>
        <w:t>7</w:t>
      </w:r>
      <w:r w:rsidR="00496959">
        <w:fldChar w:fldCharType="end"/>
      </w:r>
      <w:r>
        <w:t xml:space="preserve"> e </w:t>
      </w:r>
      <w:r w:rsidR="00496959">
        <w:fldChar w:fldCharType="begin"/>
      </w:r>
      <w:r w:rsidR="00496959">
        <w:instrText xml:space="preserve"> REF _Ref311389882 \h </w:instrText>
      </w:r>
      <w:r w:rsidR="00496959">
        <w:fldChar w:fldCharType="separate"/>
      </w:r>
      <w:r w:rsidR="007C552A" w:rsidRPr="00696BB6">
        <w:rPr>
          <w:b/>
        </w:rPr>
        <w:t xml:space="preserve">Tabela </w:t>
      </w:r>
      <w:r w:rsidR="007C552A">
        <w:rPr>
          <w:b/>
          <w:noProof/>
        </w:rPr>
        <w:t>8</w:t>
      </w:r>
      <w:r w:rsidR="00496959">
        <w:fldChar w:fldCharType="end"/>
      </w:r>
      <w:r>
        <w:t xml:space="preserve">, podemos perceber claramente que o </w:t>
      </w:r>
      <w:r w:rsidRPr="00496959">
        <w:rPr>
          <w:i/>
        </w:rPr>
        <w:t>KNORA-E</w:t>
      </w:r>
      <w:r>
        <w:t xml:space="preserve"> é o método mais lento, enquanto que o mais rápido foi o </w:t>
      </w:r>
      <w:r w:rsidRPr="00496959">
        <w:rPr>
          <w:i/>
        </w:rPr>
        <w:t>DES-LCA2</w:t>
      </w:r>
      <w:r>
        <w:t xml:space="preserve">. O segundo método mais eficiente (tempo de processamento) foi o </w:t>
      </w:r>
      <w:r w:rsidRPr="00496959">
        <w:rPr>
          <w:i/>
        </w:rPr>
        <w:t>DES-LCA</w:t>
      </w:r>
      <w:r>
        <w:t xml:space="preserve">, em média 2.3 vezes mais rápido que o </w:t>
      </w:r>
      <w:r w:rsidRPr="00496959">
        <w:rPr>
          <w:i/>
        </w:rPr>
        <w:t>KNORA-E</w:t>
      </w:r>
      <w:r>
        <w:t xml:space="preserve">, depois foi o </w:t>
      </w:r>
      <w:r w:rsidRPr="00496959">
        <w:rPr>
          <w:i/>
        </w:rPr>
        <w:t>DCE-LCA3</w:t>
      </w:r>
      <w:r>
        <w:t xml:space="preserve"> sendo em média 2.0 vezes mais rápido, e em seguida o </w:t>
      </w:r>
      <w:r w:rsidRPr="00496959">
        <w:rPr>
          <w:i/>
        </w:rPr>
        <w:t>DES-OLA</w:t>
      </w:r>
      <w:r>
        <w:t xml:space="preserve"> com média 1.7 vezes mais rápido que o </w:t>
      </w:r>
      <w:r w:rsidRPr="00496959">
        <w:rPr>
          <w:i/>
        </w:rPr>
        <w:lastRenderedPageBreak/>
        <w:t>KNORA-E</w:t>
      </w:r>
      <w:r>
        <w:t xml:space="preserve">. Percebe-se também que o uso da abordagem </w:t>
      </w:r>
      <w:r w:rsidRPr="00496959">
        <w:rPr>
          <w:i/>
        </w:rPr>
        <w:t>DES-FA</w:t>
      </w:r>
      <w:r>
        <w:t xml:space="preserve"> reduziu bastante o tempo de processamento. Onde o </w:t>
      </w:r>
      <w:r w:rsidRPr="00496959">
        <w:rPr>
          <w:i/>
        </w:rPr>
        <w:t>KNORA-E</w:t>
      </w:r>
      <w:r>
        <w:t xml:space="preserve"> reduziu em média cerca de 50% no tempo, o </w:t>
      </w:r>
      <w:r w:rsidRPr="00496959">
        <w:rPr>
          <w:i/>
        </w:rPr>
        <w:t>DES-OLA</w:t>
      </w:r>
      <w:r>
        <w:t xml:space="preserve"> e </w:t>
      </w:r>
      <w:r w:rsidRPr="00496959">
        <w:rPr>
          <w:i/>
        </w:rPr>
        <w:t>DES-LCA</w:t>
      </w:r>
      <w:r>
        <w:t xml:space="preserve"> cerca de 42%, o </w:t>
      </w:r>
      <w:r w:rsidRPr="00496959">
        <w:rPr>
          <w:i/>
        </w:rPr>
        <w:t>DES-LCA2</w:t>
      </w:r>
      <w:r>
        <w:t xml:space="preserve"> cerca de 19% e o </w:t>
      </w:r>
      <w:r w:rsidRPr="00496959">
        <w:rPr>
          <w:i/>
        </w:rPr>
        <w:t>DES-LCA3</w:t>
      </w:r>
      <w:r>
        <w:t xml:space="preserve"> cerca de 47% do tempo de execução.</w:t>
      </w:r>
    </w:p>
    <w:p w:rsidR="005E3CDF" w:rsidRPr="00827D82" w:rsidRDefault="005E3CDF" w:rsidP="000D0A4F">
      <w:pPr>
        <w:pStyle w:val="TCap4"/>
      </w:pPr>
      <w:bookmarkStart w:id="112" w:name="_Toc311538002"/>
      <w:r>
        <w:t>Análise global</w:t>
      </w:r>
      <w:bookmarkEnd w:id="112"/>
    </w:p>
    <w:p w:rsidR="005E3CDF" w:rsidRDefault="005E3CDF" w:rsidP="000D0A4F">
      <w:pPr>
        <w:spacing w:before="240"/>
      </w:pPr>
      <w:r>
        <w:t xml:space="preserve">Tendo uma visão geral das análises da seção anterior vemos que o uso da abordagem </w:t>
      </w:r>
      <w:r w:rsidRPr="00496959">
        <w:rPr>
          <w:i/>
        </w:rPr>
        <w:t>DES-FA</w:t>
      </w:r>
      <w:r>
        <w:t xml:space="preserve">, filtro e distância adaptativa para a região de competência, influenciou diretamente nas precisões dos métodos de seleção dinâmica analisados. Pelos resultados, foi visto que em geral a abordagem </w:t>
      </w:r>
      <w:r w:rsidRPr="00496959">
        <w:rPr>
          <w:i/>
        </w:rPr>
        <w:t>DES-FA</w:t>
      </w:r>
      <w:r>
        <w:t xml:space="preserve"> melhorou os resultados dos métodos </w:t>
      </w:r>
      <w:r w:rsidRPr="00496959">
        <w:rPr>
          <w:i/>
        </w:rPr>
        <w:t>KNORA-E</w:t>
      </w:r>
      <w:r>
        <w:t xml:space="preserve">, </w:t>
      </w:r>
      <w:r w:rsidRPr="00496959">
        <w:rPr>
          <w:i/>
        </w:rPr>
        <w:t>DES-OLA</w:t>
      </w:r>
      <w:r>
        <w:t xml:space="preserve"> </w:t>
      </w:r>
      <w:r w:rsidRPr="00496959">
        <w:rPr>
          <w:i/>
        </w:rPr>
        <w:t>e DES-LCA2</w:t>
      </w:r>
      <w:r>
        <w:t xml:space="preserve">. Porém, o resultado em algumas bases, como o Vehicle, piorou com a abordagem </w:t>
      </w:r>
      <w:r w:rsidRPr="00496959">
        <w:rPr>
          <w:i/>
        </w:rPr>
        <w:t>DES-FA</w:t>
      </w:r>
      <w:r>
        <w:t xml:space="preserve"> para alguns métodos. Isso pode ter ocorrido por causa da seleção do filtro </w:t>
      </w:r>
      <w:r w:rsidRPr="00496959">
        <w:rPr>
          <w:i/>
        </w:rPr>
        <w:t>ENN</w:t>
      </w:r>
      <w:r>
        <w:t xml:space="preserve"> remover padrões importantes para a base.</w:t>
      </w:r>
    </w:p>
    <w:p w:rsidR="005E3CDF" w:rsidRDefault="005E3CDF" w:rsidP="005E3CDF">
      <w:pPr>
        <w:spacing w:before="240"/>
      </w:pPr>
      <w:r>
        <w:t>Com relação ao desempenho dos métodos de seleção, foi visto que para:</w:t>
      </w:r>
    </w:p>
    <w:p w:rsidR="005E3CDF" w:rsidRDefault="005E3CDF" w:rsidP="005E3CDF">
      <w:pPr>
        <w:pStyle w:val="PargrafodaLista"/>
        <w:numPr>
          <w:ilvl w:val="0"/>
          <w:numId w:val="28"/>
        </w:numPr>
        <w:spacing w:before="240" w:after="200" w:line="276" w:lineRule="auto"/>
      </w:pPr>
      <w:r>
        <w:t xml:space="preserve">Seleção dinâmica sem uso da abordagem </w:t>
      </w:r>
      <w:r w:rsidRPr="00496959">
        <w:rPr>
          <w:i/>
        </w:rPr>
        <w:t>DES-FA</w:t>
      </w:r>
      <w:r>
        <w:t xml:space="preserve"> (votação):</w:t>
      </w:r>
    </w:p>
    <w:p w:rsidR="005E3CDF" w:rsidRDefault="005E3CDF" w:rsidP="005E3CDF">
      <w:pPr>
        <w:pStyle w:val="PargrafodaLista"/>
        <w:numPr>
          <w:ilvl w:val="1"/>
          <w:numId w:val="28"/>
        </w:numPr>
        <w:spacing w:before="240" w:after="200" w:line="276" w:lineRule="auto"/>
      </w:pPr>
      <w:r>
        <w:t xml:space="preserve">O </w:t>
      </w:r>
      <w:r w:rsidRPr="00496959">
        <w:rPr>
          <w:i/>
        </w:rPr>
        <w:t>DES-LCA</w:t>
      </w:r>
      <w:r>
        <w:t xml:space="preserve"> foi o método que teve em geral o melhor desempenho, seguido pelo </w:t>
      </w:r>
      <w:r w:rsidRPr="00496959">
        <w:rPr>
          <w:i/>
        </w:rPr>
        <w:t>DES-OLA</w:t>
      </w:r>
      <w:r>
        <w:t xml:space="preserve">, e posteriormente o </w:t>
      </w:r>
      <w:r w:rsidRPr="00496959">
        <w:rPr>
          <w:i/>
        </w:rPr>
        <w:t>KNORA-E</w:t>
      </w:r>
      <w:r>
        <w:t xml:space="preserve">. Os métodos </w:t>
      </w:r>
      <w:r w:rsidRPr="00496959">
        <w:rPr>
          <w:i/>
        </w:rPr>
        <w:t>DES-LCA2</w:t>
      </w:r>
      <w:r>
        <w:t xml:space="preserve"> e </w:t>
      </w:r>
      <w:r w:rsidRPr="00496959">
        <w:rPr>
          <w:i/>
        </w:rPr>
        <w:t>DES-LCA3</w:t>
      </w:r>
      <w:r>
        <w:t xml:space="preserve"> obtiveram resultados insatisfatórios.</w:t>
      </w:r>
    </w:p>
    <w:p w:rsidR="005E3CDF" w:rsidRDefault="005E3CDF" w:rsidP="005E3CDF">
      <w:pPr>
        <w:pStyle w:val="PargrafodaLista"/>
        <w:numPr>
          <w:ilvl w:val="0"/>
          <w:numId w:val="28"/>
        </w:numPr>
        <w:spacing w:before="240" w:after="200" w:line="276" w:lineRule="auto"/>
      </w:pPr>
      <w:r>
        <w:t xml:space="preserve">Seleção dinâmica com uso da abordagem </w:t>
      </w:r>
      <w:r w:rsidRPr="00496959">
        <w:rPr>
          <w:i/>
        </w:rPr>
        <w:t>DES-FA</w:t>
      </w:r>
      <w:r>
        <w:t xml:space="preserve"> (votação):</w:t>
      </w:r>
    </w:p>
    <w:p w:rsidR="005E3CDF" w:rsidRDefault="005E3CDF" w:rsidP="005E3CDF">
      <w:pPr>
        <w:pStyle w:val="PargrafodaLista"/>
        <w:numPr>
          <w:ilvl w:val="1"/>
          <w:numId w:val="28"/>
        </w:numPr>
        <w:spacing w:before="240" w:after="200" w:line="276" w:lineRule="auto"/>
      </w:pPr>
      <w:r>
        <w:t xml:space="preserve">O </w:t>
      </w:r>
      <w:r w:rsidRPr="00496959">
        <w:rPr>
          <w:i/>
        </w:rPr>
        <w:t>DES-OLA</w:t>
      </w:r>
      <w:r>
        <w:t xml:space="preserve"> teve o melhor desempenho comparando individualmente com os métodos, pois no geral o KNORA-E teve 3 dos melhores resultado enquanto que o </w:t>
      </w:r>
      <w:r w:rsidRPr="00496959">
        <w:rPr>
          <w:i/>
        </w:rPr>
        <w:t>DES-OLA</w:t>
      </w:r>
      <w:r>
        <w:t xml:space="preserve"> teve 2. O </w:t>
      </w:r>
      <w:r w:rsidRPr="00496959">
        <w:rPr>
          <w:i/>
        </w:rPr>
        <w:t>DES-LCA</w:t>
      </w:r>
      <w:r>
        <w:t xml:space="preserve"> teve o terceiro melhor desempenho com 2 melhores resultados no geral. Os métodos </w:t>
      </w:r>
      <w:r w:rsidRPr="00496959">
        <w:rPr>
          <w:i/>
        </w:rPr>
        <w:t>DES-LCA2</w:t>
      </w:r>
      <w:r>
        <w:t xml:space="preserve"> e </w:t>
      </w:r>
      <w:r w:rsidRPr="00496959">
        <w:rPr>
          <w:i/>
        </w:rPr>
        <w:t>DES-LCA3</w:t>
      </w:r>
      <w:r>
        <w:t xml:space="preserve"> obtiveram resultados insatisfatórios.</w:t>
      </w:r>
    </w:p>
    <w:p w:rsidR="005E3CDF" w:rsidRDefault="005E3CDF" w:rsidP="005E3CDF">
      <w:pPr>
        <w:pStyle w:val="PargrafodaLista"/>
        <w:numPr>
          <w:ilvl w:val="0"/>
          <w:numId w:val="28"/>
        </w:numPr>
        <w:spacing w:before="240" w:after="200" w:line="276" w:lineRule="auto"/>
      </w:pPr>
      <w:r>
        <w:t xml:space="preserve">Seleção dinâmica com uso da abordagem </w:t>
      </w:r>
      <w:r w:rsidRPr="00496959">
        <w:rPr>
          <w:i/>
        </w:rPr>
        <w:t>DES-FA</w:t>
      </w:r>
      <w:r>
        <w:t xml:space="preserve"> (produto):</w:t>
      </w:r>
    </w:p>
    <w:p w:rsidR="005E3CDF" w:rsidRDefault="005E3CDF" w:rsidP="005E3CDF">
      <w:pPr>
        <w:pStyle w:val="PargrafodaLista"/>
        <w:numPr>
          <w:ilvl w:val="1"/>
          <w:numId w:val="28"/>
        </w:numPr>
        <w:spacing w:before="240" w:after="200" w:line="276" w:lineRule="auto"/>
      </w:pPr>
      <w:r>
        <w:t xml:space="preserve">O </w:t>
      </w:r>
      <w:r w:rsidRPr="00496959">
        <w:rPr>
          <w:i/>
        </w:rPr>
        <w:t>DES-OLA</w:t>
      </w:r>
      <w:r>
        <w:t xml:space="preserve"> teve o melhor desempenho comparando individualmente com cada método, em segundo foi o </w:t>
      </w:r>
      <w:r w:rsidRPr="00496959">
        <w:rPr>
          <w:i/>
        </w:rPr>
        <w:t>KNORA-E</w:t>
      </w:r>
      <w:r>
        <w:t xml:space="preserve"> e depois o </w:t>
      </w:r>
      <w:r w:rsidRPr="00496959">
        <w:rPr>
          <w:i/>
        </w:rPr>
        <w:t>DES-LCA</w:t>
      </w:r>
      <w:r>
        <w:t>.</w:t>
      </w:r>
      <w:r w:rsidRPr="008D76A0">
        <w:t xml:space="preserve"> </w:t>
      </w:r>
      <w:r>
        <w:t xml:space="preserve">Os métodos </w:t>
      </w:r>
      <w:r w:rsidRPr="00496959">
        <w:rPr>
          <w:i/>
        </w:rPr>
        <w:t>DES-LCA2</w:t>
      </w:r>
      <w:r>
        <w:t xml:space="preserve"> e </w:t>
      </w:r>
      <w:r w:rsidRPr="00496959">
        <w:rPr>
          <w:i/>
        </w:rPr>
        <w:t>DES-LCA3</w:t>
      </w:r>
      <w:r>
        <w:t xml:space="preserve"> obtiveram resultados insatisfatórios.</w:t>
      </w:r>
    </w:p>
    <w:p w:rsidR="005E3CDF" w:rsidRDefault="005E3CDF" w:rsidP="005E3CDF">
      <w:pPr>
        <w:pStyle w:val="PargrafodaLista"/>
        <w:numPr>
          <w:ilvl w:val="0"/>
          <w:numId w:val="28"/>
        </w:numPr>
        <w:spacing w:before="240" w:after="200" w:line="276" w:lineRule="auto"/>
      </w:pPr>
      <w:r>
        <w:t xml:space="preserve">Seleção dinâmica com uso da abordagem </w:t>
      </w:r>
      <w:r w:rsidRPr="00496959">
        <w:rPr>
          <w:i/>
        </w:rPr>
        <w:t>DES-FA</w:t>
      </w:r>
      <w:r>
        <w:t xml:space="preserve"> (média):</w:t>
      </w:r>
    </w:p>
    <w:p w:rsidR="005E3CDF" w:rsidRDefault="005E3CDF" w:rsidP="005E3CDF">
      <w:pPr>
        <w:pStyle w:val="PargrafodaLista"/>
        <w:numPr>
          <w:ilvl w:val="1"/>
          <w:numId w:val="28"/>
        </w:numPr>
        <w:spacing w:before="240" w:after="200" w:line="276" w:lineRule="auto"/>
      </w:pPr>
      <w:r>
        <w:t xml:space="preserve">O </w:t>
      </w:r>
      <w:r w:rsidRPr="00496959">
        <w:rPr>
          <w:i/>
        </w:rPr>
        <w:t>KNORA-E</w:t>
      </w:r>
      <w:r>
        <w:t xml:space="preserve"> foi superior aos outros métodos em 5 das 7 bases, seguido por </w:t>
      </w:r>
      <w:r w:rsidRPr="00496959">
        <w:rPr>
          <w:i/>
        </w:rPr>
        <w:t>DES-OLA</w:t>
      </w:r>
      <w:r>
        <w:t xml:space="preserve"> melhor em 2 das 7 e depois o </w:t>
      </w:r>
      <w:r w:rsidRPr="00496959">
        <w:rPr>
          <w:i/>
        </w:rPr>
        <w:t>DES-LCA</w:t>
      </w:r>
      <w:r>
        <w:t>.</w:t>
      </w:r>
    </w:p>
    <w:p w:rsidR="005E3CDF" w:rsidRDefault="005E3CDF" w:rsidP="000D0A4F">
      <w:pPr>
        <w:spacing w:before="240"/>
        <w:ind w:firstLine="708"/>
      </w:pPr>
      <w:r>
        <w:t xml:space="preserve">Comparando o desempenho dos métodos de seleção de acordo com os métodos de combinação utilizados (votação majoritária, produto e média), foi visto que no geral que o desempenho dos métodos que utilizaram as regras de produto e média </w:t>
      </w:r>
      <w:r>
        <w:lastRenderedPageBreak/>
        <w:t xml:space="preserve">melhoraram com relação a votação majoritária. Isso afetou principalmente a precisão de duas bases: </w:t>
      </w:r>
      <w:r w:rsidRPr="00496959">
        <w:rPr>
          <w:i/>
        </w:rPr>
        <w:t>Liver</w:t>
      </w:r>
      <w:r>
        <w:t xml:space="preserve"> </w:t>
      </w:r>
      <w:r w:rsidRPr="00496959">
        <w:rPr>
          <w:i/>
        </w:rPr>
        <w:t>Disorders</w:t>
      </w:r>
      <w:r>
        <w:t xml:space="preserve">, melhorando significativamente, e a </w:t>
      </w:r>
      <w:r w:rsidRPr="00496959">
        <w:rPr>
          <w:i/>
        </w:rPr>
        <w:t>Banana</w:t>
      </w:r>
      <w:r>
        <w:t>, piorando.</w:t>
      </w:r>
    </w:p>
    <w:p w:rsidR="000D0A4F" w:rsidRDefault="005E3CDF" w:rsidP="000D0A4F">
      <w:pPr>
        <w:ind w:firstLine="708"/>
      </w:pPr>
      <w:r>
        <w:t xml:space="preserve">Quanto ao tempo de processamento foi visto que é diretamente influenciado pela região de competência, pois o uso da abordagem </w:t>
      </w:r>
      <w:r w:rsidRPr="00496959">
        <w:rPr>
          <w:i/>
        </w:rPr>
        <w:t>DES-FA</w:t>
      </w:r>
      <w:r>
        <w:t xml:space="preserve"> reduziu, em média, 40% do tempo de processamento. Também foi comparado o desempenho (tempo) dos métodos de seleção, em que o </w:t>
      </w:r>
      <w:r w:rsidRPr="00496959">
        <w:rPr>
          <w:i/>
        </w:rPr>
        <w:t>DES-LCA2</w:t>
      </w:r>
      <w:r>
        <w:t xml:space="preserve"> mostrou-se o mais rápido, seguido por </w:t>
      </w:r>
      <w:r w:rsidRPr="00496959">
        <w:rPr>
          <w:i/>
        </w:rPr>
        <w:t>DES-LCA</w:t>
      </w:r>
      <w:r>
        <w:t xml:space="preserve"> (em média 2.3 vezes mais rápido que o </w:t>
      </w:r>
      <w:r w:rsidRPr="00496959">
        <w:rPr>
          <w:i/>
        </w:rPr>
        <w:t>KNORA-E</w:t>
      </w:r>
      <w:r>
        <w:t xml:space="preserve">), depois o </w:t>
      </w:r>
      <w:r w:rsidRPr="00496959">
        <w:rPr>
          <w:i/>
        </w:rPr>
        <w:t>DES-LCA3</w:t>
      </w:r>
      <w:r>
        <w:t xml:space="preserve">, o </w:t>
      </w:r>
      <w:r w:rsidRPr="00496959">
        <w:rPr>
          <w:i/>
        </w:rPr>
        <w:t>DES-OLA</w:t>
      </w:r>
      <w:r>
        <w:t xml:space="preserve"> (em média 1.7 vezes mais rápido que o </w:t>
      </w:r>
      <w:r w:rsidRPr="00496959">
        <w:rPr>
          <w:i/>
        </w:rPr>
        <w:t>KNORA-E</w:t>
      </w:r>
      <w:r>
        <w:t xml:space="preserve">) e por último o </w:t>
      </w:r>
      <w:r w:rsidRPr="00496959">
        <w:rPr>
          <w:i/>
        </w:rPr>
        <w:t>KNORA-E</w:t>
      </w:r>
      <w:r>
        <w:t>.</w:t>
      </w:r>
    </w:p>
    <w:p w:rsidR="000D0A4F" w:rsidRDefault="000D0A4F">
      <w:pPr>
        <w:spacing w:before="0" w:after="200" w:line="276" w:lineRule="auto"/>
        <w:jc w:val="left"/>
      </w:pPr>
      <w:r>
        <w:br w:type="page"/>
      </w:r>
    </w:p>
    <w:p w:rsidR="000D0A4F" w:rsidRDefault="000D0A4F" w:rsidP="000D0A4F">
      <w:pPr>
        <w:pStyle w:val="TCap"/>
      </w:pPr>
      <w:r>
        <w:lastRenderedPageBreak/>
        <w:t>Capítulo 5</w:t>
      </w:r>
    </w:p>
    <w:p w:rsidR="000D0A4F" w:rsidRDefault="000D0A4F" w:rsidP="000D0A4F">
      <w:pPr>
        <w:pStyle w:val="TSeCap"/>
      </w:pPr>
      <w:bookmarkStart w:id="113" w:name="_Toc311538003"/>
      <w:r>
        <w:t>Conclusão</w:t>
      </w:r>
      <w:bookmarkEnd w:id="113"/>
    </w:p>
    <w:p w:rsidR="000D0A4F" w:rsidRDefault="000D0A4F" w:rsidP="000D0A4F">
      <w:r>
        <w:t>Para melhorar a taxa de classificação em diversos sistemas o uso de sistemas de múltiplos classificadores tem sido bastante importante. Isso é possível devido à combinação das vantagens individuais dos classificadores. A abordagem de seleção dinâmica de classificadores tem mostrado ser um método de combinação bastante robusto quanto aos demais.</w:t>
      </w:r>
    </w:p>
    <w:p w:rsidR="000D0A4F" w:rsidRDefault="000D0A4F" w:rsidP="00496959">
      <w:pPr>
        <w:ind w:firstLine="708"/>
      </w:pPr>
      <w:r>
        <w:t>Baseado nessa abordagem, este trabalho propôs um estudo sobre o estado da arte, desde a geração do ensemble, os métodos de seleção, até as técnicas de combinação. Posteriormente, foi proposto um método de seleção dinâmica de ensemble (</w:t>
      </w:r>
      <w:r w:rsidRPr="00496959">
        <w:rPr>
          <w:i/>
        </w:rPr>
        <w:t>DES</w:t>
      </w:r>
      <w:r>
        <w:t xml:space="preserve">) baseado nos métodos de seleção dinâmica de classificador </w:t>
      </w:r>
      <w:r w:rsidRPr="00496959">
        <w:rPr>
          <w:i/>
        </w:rPr>
        <w:t>DCS-LA</w:t>
      </w:r>
      <w:r>
        <w:t xml:space="preserve"> (</w:t>
      </w:r>
      <w:r w:rsidRPr="00496959">
        <w:rPr>
          <w:i/>
        </w:rPr>
        <w:t>OLA</w:t>
      </w:r>
      <w:r>
        <w:t xml:space="preserve">, </w:t>
      </w:r>
      <w:r w:rsidRPr="00496959">
        <w:rPr>
          <w:i/>
        </w:rPr>
        <w:t>LCA</w:t>
      </w:r>
      <w:r>
        <w:t xml:space="preserve"> e duas variações propostas para o </w:t>
      </w:r>
      <w:r w:rsidRPr="00496959">
        <w:rPr>
          <w:i/>
        </w:rPr>
        <w:t>LCA</w:t>
      </w:r>
      <w:r>
        <w:t xml:space="preserve">), utilizando a abordagem </w:t>
      </w:r>
      <w:r w:rsidRPr="00496959">
        <w:rPr>
          <w:i/>
        </w:rPr>
        <w:t>DES-FA</w:t>
      </w:r>
      <w:r>
        <w:t xml:space="preserve"> para melhorar as regiões de competências.</w:t>
      </w:r>
    </w:p>
    <w:p w:rsidR="000D0A4F" w:rsidRDefault="000D0A4F" w:rsidP="00496959">
      <w:pPr>
        <w:ind w:firstLine="708"/>
      </w:pPr>
      <w:r>
        <w:t>Para avaliar os resultados dos métodos de seleção propostos (</w:t>
      </w:r>
      <w:r w:rsidRPr="00496959">
        <w:rPr>
          <w:i/>
        </w:rPr>
        <w:t>DES-OLA</w:t>
      </w:r>
      <w:r>
        <w:t xml:space="preserve">, </w:t>
      </w:r>
      <w:r w:rsidRPr="00496959">
        <w:rPr>
          <w:i/>
        </w:rPr>
        <w:t>DES-LCA</w:t>
      </w:r>
      <w:r>
        <w:t xml:space="preserve">, </w:t>
      </w:r>
      <w:r w:rsidRPr="00496959">
        <w:rPr>
          <w:i/>
        </w:rPr>
        <w:t>DES-LCA2</w:t>
      </w:r>
      <w:r>
        <w:t xml:space="preserve"> e </w:t>
      </w:r>
      <w:r w:rsidRPr="00496959">
        <w:rPr>
          <w:i/>
        </w:rPr>
        <w:t>DES-LCA3</w:t>
      </w:r>
      <w:r>
        <w:t xml:space="preserve">) várias experimentos foram realizados comparando com os métodos </w:t>
      </w:r>
      <w:r w:rsidRPr="00496959">
        <w:rPr>
          <w:i/>
        </w:rPr>
        <w:t>KNORA-E</w:t>
      </w:r>
      <w:r>
        <w:t xml:space="preserve"> e </w:t>
      </w:r>
      <w:r w:rsidRPr="00496959">
        <w:rPr>
          <w:i/>
        </w:rPr>
        <w:t>KNORA-E</w:t>
      </w:r>
      <w:r>
        <w:t xml:space="preserve"> com </w:t>
      </w:r>
      <w:r w:rsidRPr="00496959">
        <w:rPr>
          <w:i/>
        </w:rPr>
        <w:t>DES-FA</w:t>
      </w:r>
      <w:r>
        <w:t xml:space="preserve"> utilizando várias combinações de ensemble (votação majoritária, produto e média).</w:t>
      </w:r>
    </w:p>
    <w:p w:rsidR="000D0A4F" w:rsidRDefault="000D0A4F" w:rsidP="000D0A4F">
      <w:r>
        <w:t xml:space="preserve">Os resultados obtidos mostraram que os métodos </w:t>
      </w:r>
      <w:r w:rsidRPr="00496959">
        <w:rPr>
          <w:i/>
        </w:rPr>
        <w:t>DES-LCA2</w:t>
      </w:r>
      <w:r>
        <w:t xml:space="preserve"> e </w:t>
      </w:r>
      <w:r w:rsidRPr="00496959">
        <w:rPr>
          <w:i/>
        </w:rPr>
        <w:t xml:space="preserve">DES-LCA3 </w:t>
      </w:r>
      <w:r>
        <w:t xml:space="preserve">tiveram resultados de precisão de classificação insatisfatórios comparado com os outros métodos. Utilizando a abordagem </w:t>
      </w:r>
      <w:r w:rsidRPr="00496959">
        <w:rPr>
          <w:i/>
        </w:rPr>
        <w:t>DES-FA</w:t>
      </w:r>
      <w:r>
        <w:t xml:space="preserve">, o método </w:t>
      </w:r>
      <w:r w:rsidRPr="00496959">
        <w:rPr>
          <w:i/>
        </w:rPr>
        <w:t>DES-OLA</w:t>
      </w:r>
      <w:r>
        <w:t xml:space="preserve"> mostrou resultados ligeiramente melhores para a votação majoritária e produto comparado ao método </w:t>
      </w:r>
      <w:r w:rsidRPr="00496959">
        <w:rPr>
          <w:i/>
        </w:rPr>
        <w:t>KNORA-E</w:t>
      </w:r>
      <w:r>
        <w:t xml:space="preserve">. Utilizando a média, o </w:t>
      </w:r>
      <w:r w:rsidRPr="00496959">
        <w:rPr>
          <w:i/>
        </w:rPr>
        <w:t>KNORA-E</w:t>
      </w:r>
      <w:r>
        <w:t xml:space="preserve"> foi superior aos métodos propostos. Sem utilizar a abordagem </w:t>
      </w:r>
      <w:r w:rsidRPr="00496959">
        <w:rPr>
          <w:i/>
        </w:rPr>
        <w:t>DES-FA</w:t>
      </w:r>
      <w:r>
        <w:t xml:space="preserve">, o </w:t>
      </w:r>
      <w:r w:rsidRPr="00496959">
        <w:rPr>
          <w:i/>
        </w:rPr>
        <w:t>DES-LCA</w:t>
      </w:r>
      <w:r>
        <w:t xml:space="preserve"> e o </w:t>
      </w:r>
      <w:r w:rsidRPr="00496959">
        <w:rPr>
          <w:i/>
        </w:rPr>
        <w:t>DES-OLA</w:t>
      </w:r>
      <w:r>
        <w:t xml:space="preserve"> foram superiores ao</w:t>
      </w:r>
      <w:r w:rsidRPr="00496959">
        <w:rPr>
          <w:i/>
        </w:rPr>
        <w:t xml:space="preserve"> KNORA-E</w:t>
      </w:r>
      <w:r>
        <w:t xml:space="preserve">. Também foi visto como a região de competência influência esses métodos pela abordagem </w:t>
      </w:r>
      <w:r w:rsidRPr="00496959">
        <w:rPr>
          <w:i/>
        </w:rPr>
        <w:t>DES-FA</w:t>
      </w:r>
      <w:r>
        <w:t xml:space="preserve">, mostrando melhorar o desempenho para três métodos, </w:t>
      </w:r>
      <w:r w:rsidRPr="00496959">
        <w:rPr>
          <w:i/>
        </w:rPr>
        <w:t>KNORA-E</w:t>
      </w:r>
      <w:r>
        <w:t xml:space="preserve">, </w:t>
      </w:r>
      <w:r w:rsidRPr="00496959">
        <w:rPr>
          <w:i/>
        </w:rPr>
        <w:lastRenderedPageBreak/>
        <w:t>DES-OLA</w:t>
      </w:r>
      <w:r>
        <w:t xml:space="preserve"> e </w:t>
      </w:r>
      <w:r w:rsidRPr="00496959">
        <w:rPr>
          <w:i/>
        </w:rPr>
        <w:t>DES-LCA2</w:t>
      </w:r>
      <w:r>
        <w:t xml:space="preserve">, e prejudicar para o </w:t>
      </w:r>
      <w:r w:rsidRPr="00496959">
        <w:rPr>
          <w:i/>
        </w:rPr>
        <w:t>DES-LCA</w:t>
      </w:r>
      <w:r>
        <w:t xml:space="preserve">, </w:t>
      </w:r>
      <w:r w:rsidRPr="00496959">
        <w:rPr>
          <w:i/>
        </w:rPr>
        <w:t>DES-LCA3</w:t>
      </w:r>
      <w:r>
        <w:t xml:space="preserve">. O trabalho mostrou também que a abordagem </w:t>
      </w:r>
      <w:r w:rsidRPr="00496959">
        <w:rPr>
          <w:i/>
        </w:rPr>
        <w:t>DES-FA</w:t>
      </w:r>
      <w:r>
        <w:t xml:space="preserve"> reduziu em média 40% o tempo de processamento para os métodos. Quanto ao tempo de processamento, os métodos propostos todos foram melhores que o </w:t>
      </w:r>
      <w:r w:rsidRPr="00496959">
        <w:rPr>
          <w:i/>
        </w:rPr>
        <w:t>KNORA-E</w:t>
      </w:r>
      <w:r>
        <w:t>.</w:t>
      </w:r>
    </w:p>
    <w:p w:rsidR="005C303B" w:rsidRDefault="000D0A4F" w:rsidP="000D0A4F">
      <w:pPr>
        <w:ind w:firstLine="708"/>
      </w:pPr>
      <w:r>
        <w:t xml:space="preserve">Para trabalhos futuros, é interessante investigar melhor a abordagem </w:t>
      </w:r>
      <w:r w:rsidRPr="00496959">
        <w:rPr>
          <w:i/>
        </w:rPr>
        <w:t>DES-FA</w:t>
      </w:r>
      <w:r>
        <w:t xml:space="preserve"> para que a seleção não prejudique a região de competência, diminuindo a remoção de padrões importantes. Para os métodos </w:t>
      </w:r>
      <w:r w:rsidRPr="00496959">
        <w:rPr>
          <w:i/>
        </w:rPr>
        <w:t>DES</w:t>
      </w:r>
      <w:r>
        <w:t xml:space="preserve"> propostos é importante avaliar outros métodos de busca de subconjuntos além do </w:t>
      </w:r>
      <w:r w:rsidRPr="00496959">
        <w:rPr>
          <w:i/>
        </w:rPr>
        <w:t>IWSS</w:t>
      </w:r>
      <w:r>
        <w:t>, e estudar outras métricas para avaliação do subconjunto de classificadores além da precisão local.</w:t>
      </w:r>
    </w:p>
    <w:p w:rsidR="005C303B" w:rsidRDefault="005C303B" w:rsidP="00796E04">
      <w:r>
        <w:br w:type="page"/>
      </w:r>
    </w:p>
    <w:p w:rsidR="00663436" w:rsidRPr="00796E04" w:rsidRDefault="005C303B" w:rsidP="00796E04">
      <w:pPr>
        <w:pStyle w:val="TituloSeo"/>
        <w:rPr>
          <w:lang w:val="en-US"/>
        </w:rPr>
      </w:pPr>
      <w:r w:rsidRPr="00796E04">
        <w:rPr>
          <w:lang w:val="en-US"/>
        </w:rPr>
        <w:lastRenderedPageBreak/>
        <w:t>Referências</w:t>
      </w:r>
    </w:p>
    <w:p w:rsidR="003652A7" w:rsidRPr="005C303B" w:rsidDel="003652A7" w:rsidRDefault="003652A7">
      <w:pPr>
        <w:ind w:firstLine="708"/>
        <w:rPr>
          <w:lang w:val="en-US"/>
        </w:rPr>
      </w:pPr>
    </w:p>
    <w:p w:rsidR="00496959" w:rsidRPr="00496959" w:rsidRDefault="009B181F" w:rsidP="00496959">
      <w:pPr>
        <w:pStyle w:val="Bibliografia"/>
        <w:rPr>
          <w:noProof/>
          <w:lang w:val="en-US"/>
        </w:rPr>
      </w:pPr>
      <w:r>
        <w:rPr>
          <w:lang w:val="en-US"/>
        </w:rPr>
        <w:fldChar w:fldCharType="begin"/>
      </w:r>
      <w:r w:rsidRPr="009B181F">
        <w:rPr>
          <w:lang w:val="en-US"/>
        </w:rPr>
        <w:instrText xml:space="preserve"> BIBLIOGRAPHY  \l 1046 </w:instrText>
      </w:r>
      <w:r>
        <w:rPr>
          <w:lang w:val="en-US"/>
        </w:rPr>
        <w:fldChar w:fldCharType="separate"/>
      </w:r>
      <w:r w:rsidR="00496959" w:rsidRPr="00496959">
        <w:rPr>
          <w:noProof/>
          <w:lang w:val="en-US"/>
        </w:rPr>
        <w:t xml:space="preserve">BREIMAN, L. Bagging Predictors. </w:t>
      </w:r>
      <w:r w:rsidR="00496959" w:rsidRPr="00496959">
        <w:rPr>
          <w:b/>
          <w:bCs/>
          <w:noProof/>
          <w:lang w:val="en-US"/>
        </w:rPr>
        <w:t>Machine Learning</w:t>
      </w:r>
      <w:r w:rsidR="00496959" w:rsidRPr="00496959">
        <w:rPr>
          <w:noProof/>
          <w:lang w:val="en-US"/>
        </w:rPr>
        <w:t>, v. 24, n. 2, p. 123–140, 1996.</w:t>
      </w:r>
    </w:p>
    <w:p w:rsidR="00496959" w:rsidRPr="00496959" w:rsidRDefault="00496959" w:rsidP="00496959">
      <w:pPr>
        <w:pStyle w:val="Bibliografia"/>
        <w:rPr>
          <w:noProof/>
          <w:lang w:val="en-US"/>
        </w:rPr>
      </w:pPr>
      <w:r w:rsidRPr="00496959">
        <w:rPr>
          <w:noProof/>
          <w:lang w:val="en-US"/>
        </w:rPr>
        <w:t xml:space="preserve">BROWN, G. et al. Diversity creation methods: a survey and categorisation. </w:t>
      </w:r>
      <w:r w:rsidRPr="00496959">
        <w:rPr>
          <w:b/>
          <w:bCs/>
          <w:noProof/>
          <w:lang w:val="en-US"/>
        </w:rPr>
        <w:t>Journal of Information Fusion</w:t>
      </w:r>
      <w:r w:rsidRPr="00496959">
        <w:rPr>
          <w:noProof/>
          <w:lang w:val="en-US"/>
        </w:rPr>
        <w:t>, v. 6, n. 1, p. 5–20, 2005.</w:t>
      </w:r>
    </w:p>
    <w:p w:rsidR="00496959" w:rsidRPr="00496959" w:rsidRDefault="00496959" w:rsidP="00496959">
      <w:pPr>
        <w:pStyle w:val="Bibliografia"/>
        <w:rPr>
          <w:noProof/>
          <w:lang w:val="en-US"/>
        </w:rPr>
      </w:pPr>
      <w:r w:rsidRPr="00496959">
        <w:rPr>
          <w:noProof/>
          <w:lang w:val="en-US"/>
        </w:rPr>
        <w:t xml:space="preserve">CRUZ, R.; CAVALCANTI, G.; REN, T. </w:t>
      </w:r>
      <w:r w:rsidRPr="00496959">
        <w:rPr>
          <w:b/>
          <w:bCs/>
          <w:noProof/>
          <w:lang w:val="en-US"/>
        </w:rPr>
        <w:t>A Method For Dynamic Ensemble Selection Based on a Filter and an Adaptive Distance to Improve the Quality of the Regions of Competence</w:t>
      </w:r>
      <w:r w:rsidRPr="00496959">
        <w:rPr>
          <w:noProof/>
          <w:lang w:val="en-US"/>
        </w:rPr>
        <w:t>. International Joint Conference on Neural Networks (IJCNN). San Jose: [s.n.]. 2011.</w:t>
      </w:r>
    </w:p>
    <w:p w:rsidR="00496959" w:rsidRPr="00496959" w:rsidRDefault="00496959" w:rsidP="00496959">
      <w:pPr>
        <w:pStyle w:val="Bibliografia"/>
        <w:rPr>
          <w:noProof/>
          <w:lang w:val="en-US"/>
        </w:rPr>
      </w:pPr>
      <w:r w:rsidRPr="00496959">
        <w:rPr>
          <w:noProof/>
          <w:lang w:val="en-US"/>
        </w:rPr>
        <w:t xml:space="preserve">DOS SANTOS, E. M.; SABOURIN, R.; MAUPIN, P. A dynamic overproduce-and-choose strategy for the selection of classifier ensembles. </w:t>
      </w:r>
      <w:r w:rsidRPr="00496959">
        <w:rPr>
          <w:b/>
          <w:bCs/>
          <w:noProof/>
          <w:lang w:val="en-US"/>
        </w:rPr>
        <w:t>Pattern Recognition</w:t>
      </w:r>
      <w:r w:rsidRPr="00496959">
        <w:rPr>
          <w:noProof/>
          <w:lang w:val="en-US"/>
        </w:rPr>
        <w:t>, v. 41, p. 2993–3009, 2008.</w:t>
      </w:r>
    </w:p>
    <w:p w:rsidR="00496959" w:rsidRPr="00496959" w:rsidRDefault="00496959" w:rsidP="00496959">
      <w:pPr>
        <w:pStyle w:val="Bibliografia"/>
        <w:rPr>
          <w:noProof/>
          <w:lang w:val="en-US"/>
        </w:rPr>
      </w:pPr>
      <w:r w:rsidRPr="00496959">
        <w:rPr>
          <w:noProof/>
          <w:lang w:val="en-US"/>
        </w:rPr>
        <w:t xml:space="preserve">DUIN, R. P. W. </w:t>
      </w:r>
      <w:r w:rsidRPr="00496959">
        <w:rPr>
          <w:b/>
          <w:bCs/>
          <w:noProof/>
          <w:lang w:val="en-US"/>
        </w:rPr>
        <w:t>The combining classifier:</w:t>
      </w:r>
      <w:r w:rsidRPr="00496959">
        <w:rPr>
          <w:noProof/>
          <w:lang w:val="en-US"/>
        </w:rPr>
        <w:t xml:space="preserve"> to train or not to train? Proceedings of the 16th International Conference on Pattern Recognition. [S.l.]: [s.n.]. 2002. p. 765–770.</w:t>
      </w:r>
    </w:p>
    <w:p w:rsidR="00496959" w:rsidRPr="00496959" w:rsidRDefault="00496959" w:rsidP="00496959">
      <w:pPr>
        <w:pStyle w:val="Bibliografia"/>
        <w:rPr>
          <w:noProof/>
          <w:lang w:val="en-US"/>
        </w:rPr>
      </w:pPr>
      <w:r w:rsidRPr="00496959">
        <w:rPr>
          <w:noProof/>
          <w:lang w:val="en-US"/>
        </w:rPr>
        <w:t xml:space="preserve">FREUND, Y.; SCHAPIRE, R. E. </w:t>
      </w:r>
      <w:r w:rsidRPr="00496959">
        <w:rPr>
          <w:b/>
          <w:bCs/>
          <w:noProof/>
          <w:lang w:val="en-US"/>
        </w:rPr>
        <w:t>Experiments with a New Boosting Algorithm</w:t>
      </w:r>
      <w:r w:rsidRPr="00496959">
        <w:rPr>
          <w:noProof/>
          <w:lang w:val="en-US"/>
        </w:rPr>
        <w:t>. Proc. 13th International Conference on Machine Learning (ICML-96). [S.l.]: [s.n.]. 1996. p. 148–156.</w:t>
      </w:r>
    </w:p>
    <w:p w:rsidR="00496959" w:rsidRPr="00496959" w:rsidRDefault="00496959" w:rsidP="00496959">
      <w:pPr>
        <w:pStyle w:val="Bibliografia"/>
        <w:rPr>
          <w:noProof/>
          <w:lang w:val="en-US"/>
        </w:rPr>
      </w:pPr>
      <w:r w:rsidRPr="00496959">
        <w:rPr>
          <w:noProof/>
          <w:lang w:val="en-US"/>
        </w:rPr>
        <w:t xml:space="preserve">GIACINTO, G.; ROLI, F. </w:t>
      </w:r>
      <w:r w:rsidRPr="00496959">
        <w:rPr>
          <w:b/>
          <w:bCs/>
          <w:noProof/>
          <w:lang w:val="en-US"/>
        </w:rPr>
        <w:t>Methods for dynamic classifier selection</w:t>
      </w:r>
      <w:r w:rsidRPr="00496959">
        <w:rPr>
          <w:noProof/>
          <w:lang w:val="en-US"/>
        </w:rPr>
        <w:t>. International Conference on Image Analysis and Processing (ICIAP 1999). [S.l.]: [s.n.]. 1999. p. 659–664.</w:t>
      </w:r>
    </w:p>
    <w:p w:rsidR="00496959" w:rsidRPr="00496959" w:rsidRDefault="00496959" w:rsidP="00496959">
      <w:pPr>
        <w:pStyle w:val="Bibliografia"/>
        <w:rPr>
          <w:noProof/>
          <w:lang w:val="en-US"/>
        </w:rPr>
      </w:pPr>
      <w:r w:rsidRPr="00496959">
        <w:rPr>
          <w:noProof/>
          <w:lang w:val="en-US"/>
        </w:rPr>
        <w:t xml:space="preserve">HANSEN, L. K.; SALAMON, P. Neural network ensembles. </w:t>
      </w:r>
      <w:r w:rsidRPr="00496959">
        <w:rPr>
          <w:b/>
          <w:bCs/>
          <w:noProof/>
          <w:lang w:val="en-US"/>
        </w:rPr>
        <w:t>IEEE Transactions on Pattern Analysis and Machine Intelligence</w:t>
      </w:r>
      <w:r w:rsidRPr="00496959">
        <w:rPr>
          <w:noProof/>
          <w:lang w:val="en-US"/>
        </w:rPr>
        <w:t>, v. 12, n. 10, p. 993-1001, 1990.</w:t>
      </w:r>
    </w:p>
    <w:p w:rsidR="00496959" w:rsidRPr="00496959" w:rsidRDefault="00496959" w:rsidP="00496959">
      <w:pPr>
        <w:pStyle w:val="Bibliografia"/>
        <w:rPr>
          <w:noProof/>
          <w:lang w:val="en-US"/>
        </w:rPr>
      </w:pPr>
      <w:r w:rsidRPr="00496959">
        <w:rPr>
          <w:noProof/>
          <w:lang w:val="en-US"/>
        </w:rPr>
        <w:lastRenderedPageBreak/>
        <w:t xml:space="preserve">HO, T. K. The random subspace method for constructing decision forests. </w:t>
      </w:r>
      <w:r w:rsidRPr="00496959">
        <w:rPr>
          <w:b/>
          <w:bCs/>
          <w:noProof/>
          <w:lang w:val="en-US"/>
        </w:rPr>
        <w:t>IEEE Transactions on Pattern Analysis and Machine Intelligence</w:t>
      </w:r>
      <w:r w:rsidRPr="00496959">
        <w:rPr>
          <w:noProof/>
          <w:lang w:val="en-US"/>
        </w:rPr>
        <w:t>, v. 20, n. 8, p. 832-844, 1998.</w:t>
      </w:r>
    </w:p>
    <w:p w:rsidR="00496959" w:rsidRPr="00496959" w:rsidRDefault="00496959" w:rsidP="00496959">
      <w:pPr>
        <w:pStyle w:val="Bibliografia"/>
        <w:rPr>
          <w:noProof/>
          <w:lang w:val="en-US"/>
        </w:rPr>
      </w:pPr>
      <w:r w:rsidRPr="00496959">
        <w:rPr>
          <w:noProof/>
          <w:lang w:val="en-US"/>
        </w:rPr>
        <w:t xml:space="preserve">KITTLER, J. et al. On combining classifiers. </w:t>
      </w:r>
      <w:r w:rsidRPr="00496959">
        <w:rPr>
          <w:b/>
          <w:bCs/>
          <w:noProof/>
          <w:lang w:val="en-US"/>
        </w:rPr>
        <w:t>IEEE Trans. on Pattern Analysis and Machine Intelligence</w:t>
      </w:r>
      <w:r w:rsidRPr="00496959">
        <w:rPr>
          <w:noProof/>
          <w:lang w:val="en-US"/>
        </w:rPr>
        <w:t>, v. 20, n. 3, p. 226-239, 1998.</w:t>
      </w:r>
    </w:p>
    <w:p w:rsidR="00496959" w:rsidRPr="00496959" w:rsidRDefault="00496959" w:rsidP="00496959">
      <w:pPr>
        <w:pStyle w:val="Bibliografia"/>
        <w:rPr>
          <w:noProof/>
          <w:lang w:val="en-US"/>
        </w:rPr>
      </w:pPr>
      <w:r w:rsidRPr="00496959">
        <w:rPr>
          <w:noProof/>
          <w:lang w:val="en-US"/>
        </w:rPr>
        <w:t xml:space="preserve">KO, A. H. R.; SABOURIN, R.; JR., A. S. B. From dynamic classifier selection to dynamic ensemble selection. </w:t>
      </w:r>
      <w:r w:rsidRPr="00496959">
        <w:rPr>
          <w:b/>
          <w:bCs/>
          <w:noProof/>
          <w:lang w:val="en-US"/>
        </w:rPr>
        <w:t>Pattern Recognition</w:t>
      </w:r>
      <w:r w:rsidRPr="00496959">
        <w:rPr>
          <w:noProof/>
          <w:lang w:val="en-US"/>
        </w:rPr>
        <w:t>, v. 41, p. 1735–1748, 2008.</w:t>
      </w:r>
    </w:p>
    <w:p w:rsidR="00496959" w:rsidRPr="00496959" w:rsidRDefault="00496959" w:rsidP="00496959">
      <w:pPr>
        <w:pStyle w:val="Bibliografia"/>
        <w:rPr>
          <w:noProof/>
          <w:lang w:val="en-US"/>
        </w:rPr>
      </w:pPr>
      <w:r w:rsidRPr="00496959">
        <w:rPr>
          <w:noProof/>
          <w:lang w:val="en-US"/>
        </w:rPr>
        <w:t xml:space="preserve">KUNCHEVA, L. I. A theoretical study on six classifier fusion strategies. </w:t>
      </w:r>
      <w:r w:rsidRPr="00496959">
        <w:rPr>
          <w:b/>
          <w:bCs/>
          <w:noProof/>
          <w:lang w:val="en-US"/>
        </w:rPr>
        <w:t>IEEE Transactions on Pattern Analysis and Machine Intelligence</w:t>
      </w:r>
      <w:r w:rsidRPr="00496959">
        <w:rPr>
          <w:noProof/>
          <w:lang w:val="en-US"/>
        </w:rPr>
        <w:t>, v. 24, n. 2, p. 281-286, 2002.</w:t>
      </w:r>
    </w:p>
    <w:p w:rsidR="00496959" w:rsidRPr="00496959" w:rsidRDefault="00496959" w:rsidP="00496959">
      <w:pPr>
        <w:pStyle w:val="Bibliografia"/>
        <w:rPr>
          <w:noProof/>
          <w:lang w:val="en-US"/>
        </w:rPr>
      </w:pPr>
      <w:r w:rsidRPr="00496959">
        <w:rPr>
          <w:noProof/>
          <w:lang w:val="en-US"/>
        </w:rPr>
        <w:t xml:space="preserve">KUNCHEVA, L. I.; BEZDEK, J. C.; DUIN, R. Decision templates for multiple classifier fu-sion: an experimental comparison. </w:t>
      </w:r>
      <w:r w:rsidRPr="00496959">
        <w:rPr>
          <w:b/>
          <w:bCs/>
          <w:noProof/>
          <w:lang w:val="en-US"/>
        </w:rPr>
        <w:t>Pattern Recognition</w:t>
      </w:r>
      <w:r w:rsidRPr="00496959">
        <w:rPr>
          <w:noProof/>
          <w:lang w:val="en-US"/>
        </w:rPr>
        <w:t>, v. 34, n. 2, p. 299-314, 2001.</w:t>
      </w:r>
    </w:p>
    <w:p w:rsidR="00496959" w:rsidRPr="00496959" w:rsidRDefault="00496959" w:rsidP="00496959">
      <w:pPr>
        <w:pStyle w:val="Bibliografia"/>
        <w:rPr>
          <w:noProof/>
          <w:lang w:val="en-US"/>
        </w:rPr>
      </w:pPr>
      <w:r w:rsidRPr="00496959">
        <w:rPr>
          <w:noProof/>
          <w:lang w:val="en-US"/>
        </w:rPr>
        <w:t xml:space="preserve">PONTI-JR, M. P. </w:t>
      </w:r>
      <w:r w:rsidRPr="00496959">
        <w:rPr>
          <w:b/>
          <w:bCs/>
          <w:noProof/>
          <w:lang w:val="en-US"/>
        </w:rPr>
        <w:t>Combining Classifiers:</w:t>
      </w:r>
      <w:r w:rsidRPr="00496959">
        <w:rPr>
          <w:noProof/>
          <w:lang w:val="en-US"/>
        </w:rPr>
        <w:t xml:space="preserve"> from the creation of ensembles to the decision fusion. SIBGRAPI. [S.l.]: [s.n.]. 2011. p. 1-10.</w:t>
      </w:r>
    </w:p>
    <w:p w:rsidR="00496959" w:rsidRPr="00496959" w:rsidRDefault="00496959" w:rsidP="00496959">
      <w:pPr>
        <w:pStyle w:val="Bibliografia"/>
        <w:rPr>
          <w:noProof/>
          <w:lang w:val="en-US"/>
        </w:rPr>
      </w:pPr>
      <w:r w:rsidRPr="00496959">
        <w:rPr>
          <w:noProof/>
          <w:lang w:val="en-US"/>
        </w:rPr>
        <w:t xml:space="preserve">ROLI, F.; GIACINTO, G. Design of Multiple Classifier Systems. In: BUNKE, H.; KANDEL, A. </w:t>
      </w:r>
      <w:r w:rsidRPr="00496959">
        <w:rPr>
          <w:b/>
          <w:bCs/>
          <w:noProof/>
          <w:lang w:val="en-US"/>
        </w:rPr>
        <w:t>Hybrid Methods in Pattern Recognition</w:t>
      </w:r>
      <w:r w:rsidRPr="00496959">
        <w:rPr>
          <w:noProof/>
          <w:lang w:val="en-US"/>
        </w:rPr>
        <w:t>. [S.l.]: World Scientific Publishing, 2002. p. 199-226.</w:t>
      </w:r>
    </w:p>
    <w:p w:rsidR="00496959" w:rsidRPr="00496959" w:rsidRDefault="00496959" w:rsidP="00496959">
      <w:pPr>
        <w:pStyle w:val="Bibliografia"/>
        <w:rPr>
          <w:noProof/>
          <w:lang w:val="en-US"/>
        </w:rPr>
      </w:pPr>
      <w:r w:rsidRPr="00496959">
        <w:rPr>
          <w:noProof/>
          <w:lang w:val="en-US"/>
        </w:rPr>
        <w:t xml:space="preserve">RUIZ, R.; RIQUELME, J. C.; AGUILAR-RUIZ, J. S. Incremental wrapper-based gene selection from microarray data for cancer classification. </w:t>
      </w:r>
      <w:r w:rsidRPr="00496959">
        <w:rPr>
          <w:b/>
          <w:bCs/>
          <w:noProof/>
          <w:lang w:val="en-US"/>
        </w:rPr>
        <w:t>Pattern Recognition</w:t>
      </w:r>
      <w:r w:rsidRPr="00496959">
        <w:rPr>
          <w:noProof/>
          <w:lang w:val="en-US"/>
        </w:rPr>
        <w:t>, v. 39, n. 12, p. 2383–2392, 2006.</w:t>
      </w:r>
    </w:p>
    <w:p w:rsidR="00496959" w:rsidRPr="00496959" w:rsidRDefault="00496959" w:rsidP="00496959">
      <w:pPr>
        <w:pStyle w:val="Bibliografia"/>
        <w:rPr>
          <w:noProof/>
          <w:lang w:val="en-US"/>
        </w:rPr>
      </w:pPr>
      <w:r w:rsidRPr="00496959">
        <w:rPr>
          <w:noProof/>
          <w:lang w:val="en-US"/>
        </w:rPr>
        <w:t xml:space="preserve">SCHAPIRE, R. E. The Strength of Weak Learnability. </w:t>
      </w:r>
      <w:r w:rsidRPr="00496959">
        <w:rPr>
          <w:b/>
          <w:bCs/>
          <w:noProof/>
          <w:lang w:val="en-US"/>
        </w:rPr>
        <w:t>Machine Learning</w:t>
      </w:r>
      <w:r w:rsidRPr="00496959">
        <w:rPr>
          <w:noProof/>
          <w:lang w:val="en-US"/>
        </w:rPr>
        <w:t>, v. 5, n. 2, p. 197-227, 1990.</w:t>
      </w:r>
    </w:p>
    <w:p w:rsidR="00496959" w:rsidRPr="00496959" w:rsidRDefault="00496959" w:rsidP="00496959">
      <w:pPr>
        <w:pStyle w:val="Bibliografia"/>
        <w:rPr>
          <w:noProof/>
          <w:lang w:val="en-US"/>
        </w:rPr>
      </w:pPr>
      <w:r w:rsidRPr="00496959">
        <w:rPr>
          <w:noProof/>
          <w:lang w:val="en-US"/>
        </w:rPr>
        <w:t xml:space="preserve">WANG, J.; NESKOVIC, P.; COOPER, L. N. Improving nearest neighbor rule with a simple adaptive distance measure. </w:t>
      </w:r>
      <w:r w:rsidRPr="00496959">
        <w:rPr>
          <w:b/>
          <w:bCs/>
          <w:noProof/>
          <w:lang w:val="en-US"/>
        </w:rPr>
        <w:t>Pattern Recognition Letters</w:t>
      </w:r>
      <w:r w:rsidRPr="00496959">
        <w:rPr>
          <w:noProof/>
          <w:lang w:val="en-US"/>
        </w:rPr>
        <w:t>, v. 28, p. 207–213, 2007.</w:t>
      </w:r>
    </w:p>
    <w:p w:rsidR="00496959" w:rsidRPr="00496959" w:rsidRDefault="00496959" w:rsidP="00496959">
      <w:pPr>
        <w:pStyle w:val="Bibliografia"/>
        <w:rPr>
          <w:noProof/>
          <w:lang w:val="en-US"/>
        </w:rPr>
      </w:pPr>
      <w:r w:rsidRPr="00496959">
        <w:rPr>
          <w:noProof/>
          <w:lang w:val="en-US"/>
        </w:rPr>
        <w:lastRenderedPageBreak/>
        <w:t xml:space="preserve">WILSON, D. L. Asymptotic properties of nearest neighbor rules using edited data. </w:t>
      </w:r>
      <w:r w:rsidRPr="00496959">
        <w:rPr>
          <w:b/>
          <w:bCs/>
          <w:noProof/>
          <w:lang w:val="en-US"/>
        </w:rPr>
        <w:t>IEEE Transactions on Systems, Man and Cybernetics</w:t>
      </w:r>
      <w:r w:rsidRPr="00496959">
        <w:rPr>
          <w:noProof/>
          <w:lang w:val="en-US"/>
        </w:rPr>
        <w:t>, v. 2, n. 3, p. 408–421, 1972.</w:t>
      </w:r>
    </w:p>
    <w:p w:rsidR="00496959" w:rsidRPr="00496959" w:rsidRDefault="00496959" w:rsidP="00496959">
      <w:pPr>
        <w:pStyle w:val="Bibliografia"/>
        <w:rPr>
          <w:noProof/>
          <w:lang w:val="en-US"/>
        </w:rPr>
      </w:pPr>
      <w:r w:rsidRPr="00496959">
        <w:rPr>
          <w:noProof/>
          <w:lang w:val="en-US"/>
        </w:rPr>
        <w:t>WOODS, K.; KEGELMEYER JR., W. P.; BOWYER, K. Combination of multiple classifiers using local accuracy estimates, v. 19, n. 4, p. 405-410, Abril 1997.</w:t>
      </w:r>
    </w:p>
    <w:p w:rsidR="00496959" w:rsidRDefault="00496959" w:rsidP="00496959">
      <w:pPr>
        <w:pStyle w:val="Bibliografia"/>
        <w:rPr>
          <w:noProof/>
        </w:rPr>
      </w:pPr>
      <w:r w:rsidRPr="00496959">
        <w:rPr>
          <w:noProof/>
          <w:lang w:val="en-US"/>
        </w:rPr>
        <w:t xml:space="preserve">XU, L.; KRZYZAK, A.; SUEN, C. Y. Methods for combining multiple classifiers and their applications to handwriting recognition. </w:t>
      </w:r>
      <w:r>
        <w:rPr>
          <w:b/>
          <w:bCs/>
          <w:noProof/>
        </w:rPr>
        <w:t>IEEE Transactions on Systems</w:t>
      </w:r>
      <w:r>
        <w:rPr>
          <w:noProof/>
        </w:rPr>
        <w:t>, v. 22, n. 3, p. 418-435, 1992.</w:t>
      </w:r>
    </w:p>
    <w:p w:rsidR="009968DE" w:rsidRDefault="009B181F" w:rsidP="00496959">
      <w:pPr>
        <w:ind w:firstLine="708"/>
        <w:rPr>
          <w:lang w:val="en-US"/>
        </w:rPr>
      </w:pPr>
      <w:r>
        <w:rPr>
          <w:lang w:val="en-US"/>
        </w:rPr>
        <w:fldChar w:fldCharType="end"/>
      </w:r>
    </w:p>
    <w:p w:rsidR="005C303B" w:rsidRPr="00796E04" w:rsidRDefault="005C303B" w:rsidP="009968DE">
      <w:pPr>
        <w:spacing w:before="0" w:after="200" w:line="276" w:lineRule="auto"/>
        <w:jc w:val="left"/>
        <w:rPr>
          <w:lang w:val="en-US"/>
        </w:rPr>
      </w:pPr>
    </w:p>
    <w:sectPr w:rsidR="005C303B" w:rsidRPr="00796E04" w:rsidSect="007E42CE">
      <w:footerReference w:type="default" r:id="rId27"/>
      <w:pgSz w:w="11906" w:h="16838"/>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George Cavalcanti" w:date="2011-12-09T17:40:00Z" w:initials="GC">
    <w:p w:rsidR="00AF5FEB" w:rsidRDefault="00AF5FEB" w:rsidP="00F06C99">
      <w:pPr>
        <w:pStyle w:val="Textodecomentrio"/>
      </w:pPr>
      <w:r>
        <w:rPr>
          <w:rStyle w:val="Refdecomentrio"/>
        </w:rPr>
        <w:annotationRef/>
      </w:r>
      <w:r>
        <w:t xml:space="preserve"> É melhor falar que muitos trabalhos recentes têm foco em DES e acrescentar referências</w:t>
      </w:r>
    </w:p>
  </w:comment>
  <w:comment w:id="14" w:author="George Cavalcanti" w:date="2011-12-09T17:40:00Z" w:initials="GC">
    <w:p w:rsidR="00AF5FEB" w:rsidRDefault="00AF5FEB" w:rsidP="00F06C99">
      <w:pPr>
        <w:pStyle w:val="Textodecomentrio"/>
      </w:pPr>
      <w:r>
        <w:rPr>
          <w:rStyle w:val="Refdecomentrio"/>
        </w:rPr>
        <w:annotationRef/>
      </w:r>
      <w:r>
        <w:t xml:space="preserve">O Capítulo 3 não descreve, p método é descrito nele. </w:t>
      </w:r>
    </w:p>
    <w:p w:rsidR="00AF5FEB" w:rsidRDefault="00AF5FEB" w:rsidP="00F06C99">
      <w:pPr>
        <w:pStyle w:val="Textodecomentrio"/>
      </w:pPr>
      <w:r>
        <w:t xml:space="preserve">Ajustar para os outros capítulo.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5FEB" w:rsidRDefault="00AF5FEB" w:rsidP="00433D6A">
      <w:pPr>
        <w:spacing w:before="0" w:after="0" w:line="240" w:lineRule="auto"/>
      </w:pPr>
      <w:r>
        <w:separator/>
      </w:r>
    </w:p>
  </w:endnote>
  <w:endnote w:type="continuationSeparator" w:id="0">
    <w:p w:rsidR="00AF5FEB" w:rsidRDefault="00AF5FEB" w:rsidP="00433D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2CE" w:rsidRDefault="007E42CE">
    <w:pPr>
      <w:pStyle w:val="Rodap"/>
      <w:jc w:val="right"/>
      <w:rPr>
        <w:ins w:id="4" w:author="Henrique" w:date="2011-12-11T18:12:00Z"/>
      </w:rPr>
    </w:pPr>
  </w:p>
  <w:p w:rsidR="007E42CE" w:rsidRDefault="007E42CE">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114" w:author="Henrique" w:date="2011-12-11T18:12:00Z"/>
  <w:sdt>
    <w:sdtPr>
      <w:id w:val="1710530864"/>
      <w:docPartObj>
        <w:docPartGallery w:val="Page Numbers (Bottom of Page)"/>
        <w:docPartUnique/>
      </w:docPartObj>
    </w:sdtPr>
    <w:sdtEndPr/>
    <w:sdtContent>
      <w:customXmlInsRangeEnd w:id="114"/>
      <w:p w:rsidR="007E42CE" w:rsidRDefault="007E42CE">
        <w:pPr>
          <w:pStyle w:val="Rodap"/>
          <w:jc w:val="right"/>
          <w:rPr>
            <w:ins w:id="115" w:author="Henrique" w:date="2011-12-11T18:12:00Z"/>
          </w:rPr>
        </w:pPr>
        <w:ins w:id="116" w:author="Henrique" w:date="2011-12-11T18:12:00Z">
          <w:r>
            <w:fldChar w:fldCharType="begin"/>
          </w:r>
          <w:r>
            <w:instrText>PAGE   \* MERGEFORMAT</w:instrText>
          </w:r>
          <w:r>
            <w:fldChar w:fldCharType="separate"/>
          </w:r>
        </w:ins>
        <w:r w:rsidR="007C552A">
          <w:rPr>
            <w:noProof/>
          </w:rPr>
          <w:t>8</w:t>
        </w:r>
        <w:ins w:id="117" w:author="Henrique" w:date="2011-12-11T18:12:00Z">
          <w:r>
            <w:fldChar w:fldCharType="end"/>
          </w:r>
        </w:ins>
      </w:p>
      <w:customXmlInsRangeStart w:id="118" w:author="Henrique" w:date="2011-12-11T18:12:00Z"/>
    </w:sdtContent>
  </w:sdt>
  <w:customXmlInsRangeEnd w:id="118"/>
  <w:p w:rsidR="007E42CE" w:rsidRDefault="007E42C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5FEB" w:rsidRDefault="00AF5FEB" w:rsidP="00433D6A">
      <w:pPr>
        <w:spacing w:before="0" w:after="0" w:line="240" w:lineRule="auto"/>
      </w:pPr>
      <w:r>
        <w:separator/>
      </w:r>
    </w:p>
  </w:footnote>
  <w:footnote w:type="continuationSeparator" w:id="0">
    <w:p w:rsidR="00AF5FEB" w:rsidRDefault="00AF5FEB" w:rsidP="00433D6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F31F2"/>
    <w:multiLevelType w:val="hybridMultilevel"/>
    <w:tmpl w:val="8CD08A8C"/>
    <w:lvl w:ilvl="0" w:tplc="71820F30">
      <w:start w:val="1"/>
      <w:numFmt w:val="decimal"/>
      <w:pStyle w:val="TCap322"/>
      <w:lvlText w:val="3.2.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6592D68"/>
    <w:multiLevelType w:val="hybridMultilevel"/>
    <w:tmpl w:val="3612CAF6"/>
    <w:lvl w:ilvl="0" w:tplc="074C513E">
      <w:start w:val="1"/>
      <w:numFmt w:val="decimal"/>
      <w:pStyle w:val="TCap4"/>
      <w:lvlText w:val="4.%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8F842F8"/>
    <w:multiLevelType w:val="hybridMultilevel"/>
    <w:tmpl w:val="5FFA5E5C"/>
    <w:lvl w:ilvl="0" w:tplc="64B25D2A">
      <w:start w:val="1"/>
      <w:numFmt w:val="decimal"/>
      <w:pStyle w:val="TCap3"/>
      <w:lvlText w:val="3.%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B4D4B8E"/>
    <w:multiLevelType w:val="hybridMultilevel"/>
    <w:tmpl w:val="B5368296"/>
    <w:lvl w:ilvl="0" w:tplc="450A2412">
      <w:start w:val="1"/>
      <w:numFmt w:val="decimal"/>
      <w:pStyle w:val="TCap231"/>
      <w:lvlText w:val="2.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E38229C"/>
    <w:multiLevelType w:val="hybridMultilevel"/>
    <w:tmpl w:val="59C086A4"/>
    <w:lvl w:ilvl="0" w:tplc="CC3A61C6">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23F1BD3"/>
    <w:multiLevelType w:val="hybridMultilevel"/>
    <w:tmpl w:val="2DD499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5B16E65"/>
    <w:multiLevelType w:val="hybridMultilevel"/>
    <w:tmpl w:val="A826239E"/>
    <w:lvl w:ilvl="0" w:tplc="D8E679BE">
      <w:start w:val="1"/>
      <w:numFmt w:val="decimal"/>
      <w:pStyle w:val="T1Cap1"/>
      <w:lvlText w:val="1.%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66F431A"/>
    <w:multiLevelType w:val="hybridMultilevel"/>
    <w:tmpl w:val="F2B6FB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0662488"/>
    <w:multiLevelType w:val="hybridMultilevel"/>
    <w:tmpl w:val="8FC04CAC"/>
    <w:lvl w:ilvl="0" w:tplc="DD2A1492">
      <w:start w:val="1"/>
      <w:numFmt w:val="decimal"/>
      <w:pStyle w:val="T2Cap22"/>
      <w:lvlText w:val="2.2.%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6485FB2"/>
    <w:multiLevelType w:val="hybridMultilevel"/>
    <w:tmpl w:val="59C086A4"/>
    <w:lvl w:ilvl="0" w:tplc="CC3A61C6">
      <w:start w:val="1"/>
      <w:numFmt w:val="decimal"/>
      <w:lvlText w:val="%1."/>
      <w:lvlJc w:val="left"/>
      <w:pPr>
        <w:ind w:left="720" w:hanging="360"/>
      </w:pPr>
      <w:rPr>
        <w:b w: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70A5437"/>
    <w:multiLevelType w:val="hybridMultilevel"/>
    <w:tmpl w:val="FE102F0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D677137"/>
    <w:multiLevelType w:val="multilevel"/>
    <w:tmpl w:val="1A800BF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7EF0AB4"/>
    <w:multiLevelType w:val="hybridMultilevel"/>
    <w:tmpl w:val="59C086A4"/>
    <w:lvl w:ilvl="0" w:tplc="CC3A61C6">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A453090"/>
    <w:multiLevelType w:val="hybridMultilevel"/>
    <w:tmpl w:val="0E449A02"/>
    <w:lvl w:ilvl="0" w:tplc="AB72D320">
      <w:start w:val="1"/>
      <w:numFmt w:val="decimal"/>
      <w:pStyle w:val="T1Cap2"/>
      <w:lvlText w:val="2.%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C547563"/>
    <w:multiLevelType w:val="hybridMultilevel"/>
    <w:tmpl w:val="4F1EA7EC"/>
    <w:lvl w:ilvl="0" w:tplc="CC3A61C6">
      <w:start w:val="1"/>
      <w:numFmt w:val="decimal"/>
      <w:lvlText w:val="%1."/>
      <w:lvlJc w:val="left"/>
      <w:pPr>
        <w:ind w:left="720" w:hanging="360"/>
      </w:pPr>
      <w:rPr>
        <w:b w: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E2B0328"/>
    <w:multiLevelType w:val="hybridMultilevel"/>
    <w:tmpl w:val="15AE235C"/>
    <w:lvl w:ilvl="0" w:tplc="063EC004">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57593164"/>
    <w:multiLevelType w:val="hybridMultilevel"/>
    <w:tmpl w:val="59C086A4"/>
    <w:lvl w:ilvl="0" w:tplc="CC3A61C6">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7E6533B"/>
    <w:multiLevelType w:val="hybridMultilevel"/>
    <w:tmpl w:val="AB8828B8"/>
    <w:lvl w:ilvl="0" w:tplc="D9284DB0">
      <w:start w:val="1"/>
      <w:numFmt w:val="decimal"/>
      <w:pStyle w:val="TCap24"/>
      <w:lvlText w:val="2.4.%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97C45C4"/>
    <w:multiLevelType w:val="hybridMultilevel"/>
    <w:tmpl w:val="59C086A4"/>
    <w:lvl w:ilvl="0" w:tplc="CC3A61C6">
      <w:start w:val="1"/>
      <w:numFmt w:val="decimal"/>
      <w:lvlText w:val="%1."/>
      <w:lvlJc w:val="left"/>
      <w:pPr>
        <w:ind w:left="720" w:hanging="360"/>
      </w:pPr>
      <w:rPr>
        <w:b w: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9834859"/>
    <w:multiLevelType w:val="hybridMultilevel"/>
    <w:tmpl w:val="809C7A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AB0601D"/>
    <w:multiLevelType w:val="hybridMultilevel"/>
    <w:tmpl w:val="6EE6DE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CA43DD9"/>
    <w:multiLevelType w:val="hybridMultilevel"/>
    <w:tmpl w:val="A314C600"/>
    <w:lvl w:ilvl="0" w:tplc="A13E59F2">
      <w:start w:val="1"/>
      <w:numFmt w:val="decimal"/>
      <w:pStyle w:val="TCap321"/>
      <w:lvlText w:val="3.2.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5165C75"/>
    <w:multiLevelType w:val="hybridMultilevel"/>
    <w:tmpl w:val="920A1B72"/>
    <w:lvl w:ilvl="0" w:tplc="916C62B2">
      <w:start w:val="1"/>
      <w:numFmt w:val="decimal"/>
      <w:pStyle w:val="TCap33"/>
      <w:lvlText w:val="3.3.%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6A3518E"/>
    <w:multiLevelType w:val="hybridMultilevel"/>
    <w:tmpl w:val="E25A252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0716C6C"/>
    <w:multiLevelType w:val="multilevel"/>
    <w:tmpl w:val="73E82C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60F6187"/>
    <w:multiLevelType w:val="hybridMultilevel"/>
    <w:tmpl w:val="99E8D2F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6A90D39"/>
    <w:multiLevelType w:val="hybridMultilevel"/>
    <w:tmpl w:val="C78CD890"/>
    <w:lvl w:ilvl="0" w:tplc="20F84608">
      <w:start w:val="1"/>
      <w:numFmt w:val="decimal"/>
      <w:pStyle w:val="TCap232"/>
      <w:lvlText w:val="2.3.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7AC35AD0"/>
    <w:multiLevelType w:val="hybridMultilevel"/>
    <w:tmpl w:val="DDCA232C"/>
    <w:lvl w:ilvl="0" w:tplc="CE9CD7DC">
      <w:start w:val="1"/>
      <w:numFmt w:val="decimal"/>
      <w:pStyle w:val="T2Cap23"/>
      <w:lvlText w:val="2.3.%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7EDE5540"/>
    <w:multiLevelType w:val="hybridMultilevel"/>
    <w:tmpl w:val="71702DD2"/>
    <w:lvl w:ilvl="0" w:tplc="2F261A32">
      <w:start w:val="1"/>
      <w:numFmt w:val="decimal"/>
      <w:pStyle w:val="TCap32"/>
      <w:lvlText w:val="3.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11"/>
  </w:num>
  <w:num w:numId="3">
    <w:abstractNumId w:val="24"/>
  </w:num>
  <w:num w:numId="4">
    <w:abstractNumId w:val="7"/>
  </w:num>
  <w:num w:numId="5">
    <w:abstractNumId w:val="12"/>
  </w:num>
  <w:num w:numId="6">
    <w:abstractNumId w:val="15"/>
  </w:num>
  <w:num w:numId="7">
    <w:abstractNumId w:val="14"/>
  </w:num>
  <w:num w:numId="8">
    <w:abstractNumId w:val="18"/>
  </w:num>
  <w:num w:numId="9">
    <w:abstractNumId w:val="4"/>
  </w:num>
  <w:num w:numId="10">
    <w:abstractNumId w:val="9"/>
  </w:num>
  <w:num w:numId="11">
    <w:abstractNumId w:val="25"/>
  </w:num>
  <w:num w:numId="12">
    <w:abstractNumId w:val="23"/>
  </w:num>
  <w:num w:numId="13">
    <w:abstractNumId w:val="13"/>
  </w:num>
  <w:num w:numId="14">
    <w:abstractNumId w:val="8"/>
  </w:num>
  <w:num w:numId="15">
    <w:abstractNumId w:val="27"/>
  </w:num>
  <w:num w:numId="16">
    <w:abstractNumId w:val="3"/>
  </w:num>
  <w:num w:numId="17">
    <w:abstractNumId w:val="26"/>
  </w:num>
  <w:num w:numId="18">
    <w:abstractNumId w:val="19"/>
  </w:num>
  <w:num w:numId="19">
    <w:abstractNumId w:val="17"/>
  </w:num>
  <w:num w:numId="20">
    <w:abstractNumId w:val="20"/>
  </w:num>
  <w:num w:numId="21">
    <w:abstractNumId w:val="5"/>
  </w:num>
  <w:num w:numId="22">
    <w:abstractNumId w:val="2"/>
  </w:num>
  <w:num w:numId="23">
    <w:abstractNumId w:val="28"/>
  </w:num>
  <w:num w:numId="24">
    <w:abstractNumId w:val="21"/>
  </w:num>
  <w:num w:numId="25">
    <w:abstractNumId w:val="0"/>
  </w:num>
  <w:num w:numId="26">
    <w:abstractNumId w:val="16"/>
  </w:num>
  <w:num w:numId="27">
    <w:abstractNumId w:val="22"/>
  </w:num>
  <w:num w:numId="28">
    <w:abstractNumId w:val="10"/>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47"/>
  <w:revisionView w:markup="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430"/>
    <w:rsid w:val="0002781E"/>
    <w:rsid w:val="000356EF"/>
    <w:rsid w:val="00057260"/>
    <w:rsid w:val="000D0A4F"/>
    <w:rsid w:val="00115436"/>
    <w:rsid w:val="00192B5D"/>
    <w:rsid w:val="001A56A8"/>
    <w:rsid w:val="001E2881"/>
    <w:rsid w:val="001E2C36"/>
    <w:rsid w:val="001F233E"/>
    <w:rsid w:val="00237EC5"/>
    <w:rsid w:val="002D32E9"/>
    <w:rsid w:val="002D4A44"/>
    <w:rsid w:val="002F675A"/>
    <w:rsid w:val="00364FAB"/>
    <w:rsid w:val="003652A7"/>
    <w:rsid w:val="003C61C5"/>
    <w:rsid w:val="003F0237"/>
    <w:rsid w:val="004007D4"/>
    <w:rsid w:val="00422811"/>
    <w:rsid w:val="0043079B"/>
    <w:rsid w:val="00433D6A"/>
    <w:rsid w:val="00473A64"/>
    <w:rsid w:val="00496959"/>
    <w:rsid w:val="004C5933"/>
    <w:rsid w:val="004C76B9"/>
    <w:rsid w:val="00515001"/>
    <w:rsid w:val="005332D1"/>
    <w:rsid w:val="00535272"/>
    <w:rsid w:val="00594A58"/>
    <w:rsid w:val="005A4D88"/>
    <w:rsid w:val="005B3A8C"/>
    <w:rsid w:val="005C303B"/>
    <w:rsid w:val="005C3E7A"/>
    <w:rsid w:val="005D2FD9"/>
    <w:rsid w:val="005E00EC"/>
    <w:rsid w:val="005E3CDF"/>
    <w:rsid w:val="00624E2B"/>
    <w:rsid w:val="00660020"/>
    <w:rsid w:val="00663436"/>
    <w:rsid w:val="00687159"/>
    <w:rsid w:val="0069651F"/>
    <w:rsid w:val="00696BB6"/>
    <w:rsid w:val="006B3B03"/>
    <w:rsid w:val="006C242F"/>
    <w:rsid w:val="006E7915"/>
    <w:rsid w:val="00791B9C"/>
    <w:rsid w:val="00796E04"/>
    <w:rsid w:val="007C552A"/>
    <w:rsid w:val="007E42CE"/>
    <w:rsid w:val="00824FDD"/>
    <w:rsid w:val="00832324"/>
    <w:rsid w:val="008373CF"/>
    <w:rsid w:val="008B1EF9"/>
    <w:rsid w:val="008B7002"/>
    <w:rsid w:val="00923B1E"/>
    <w:rsid w:val="00924CB3"/>
    <w:rsid w:val="00937118"/>
    <w:rsid w:val="00952AC7"/>
    <w:rsid w:val="009913E1"/>
    <w:rsid w:val="009968DE"/>
    <w:rsid w:val="009B181F"/>
    <w:rsid w:val="009C04EF"/>
    <w:rsid w:val="009F592F"/>
    <w:rsid w:val="00A05B37"/>
    <w:rsid w:val="00A22430"/>
    <w:rsid w:val="00A4742E"/>
    <w:rsid w:val="00A75A19"/>
    <w:rsid w:val="00A815DC"/>
    <w:rsid w:val="00AF5FEB"/>
    <w:rsid w:val="00B8491C"/>
    <w:rsid w:val="00BA343E"/>
    <w:rsid w:val="00BF0653"/>
    <w:rsid w:val="00BF7BFB"/>
    <w:rsid w:val="00BF7C35"/>
    <w:rsid w:val="00CA0049"/>
    <w:rsid w:val="00CA21E2"/>
    <w:rsid w:val="00CC79CD"/>
    <w:rsid w:val="00D007C2"/>
    <w:rsid w:val="00D01275"/>
    <w:rsid w:val="00D24423"/>
    <w:rsid w:val="00D4227F"/>
    <w:rsid w:val="00D903CF"/>
    <w:rsid w:val="00DF0FF9"/>
    <w:rsid w:val="00E30554"/>
    <w:rsid w:val="00E5599C"/>
    <w:rsid w:val="00E6702A"/>
    <w:rsid w:val="00EA7D79"/>
    <w:rsid w:val="00F03738"/>
    <w:rsid w:val="00F06C99"/>
    <w:rsid w:val="00F2154D"/>
    <w:rsid w:val="00F27DB5"/>
    <w:rsid w:val="00F544B2"/>
    <w:rsid w:val="00F6657D"/>
    <w:rsid w:val="00F76890"/>
    <w:rsid w:val="00F8208F"/>
    <w:rsid w:val="00FA0107"/>
    <w:rsid w:val="00FC03F8"/>
    <w:rsid w:val="00FE0B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A19"/>
    <w:pPr>
      <w:spacing w:before="120" w:after="320" w:line="360" w:lineRule="auto"/>
      <w:jc w:val="both"/>
    </w:pPr>
    <w:rPr>
      <w:sz w:val="24"/>
    </w:rPr>
  </w:style>
  <w:style w:type="paragraph" w:styleId="Ttulo1">
    <w:name w:val="heading 1"/>
    <w:basedOn w:val="Normal"/>
    <w:next w:val="Normal"/>
    <w:link w:val="Ttulo1Char"/>
    <w:uiPriority w:val="9"/>
    <w:qFormat/>
    <w:rsid w:val="00DF0FF9"/>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Ttulo2">
    <w:name w:val="heading 2"/>
    <w:basedOn w:val="Normal"/>
    <w:next w:val="Normal"/>
    <w:link w:val="Ttulo2Char"/>
    <w:uiPriority w:val="9"/>
    <w:unhideWhenUsed/>
    <w:qFormat/>
    <w:rsid w:val="00DF0FF9"/>
    <w:pPr>
      <w:keepNext/>
      <w:keepLines/>
      <w:spacing w:before="200" w:after="0"/>
      <w:outlineLvl w:val="1"/>
    </w:pPr>
    <w:rPr>
      <w:rFonts w:ascii="Times New Roman" w:eastAsiaTheme="majorEastAsia" w:hAnsi="Times New Roman" w:cstheme="majorBidi"/>
      <w:b/>
      <w:bCs/>
      <w:color w:val="000000" w:themeColor="accent1"/>
      <w:sz w:val="26"/>
      <w:szCs w:val="26"/>
    </w:rPr>
  </w:style>
  <w:style w:type="paragraph" w:styleId="Ttulo3">
    <w:name w:val="heading 3"/>
    <w:basedOn w:val="Normal"/>
    <w:next w:val="Normal"/>
    <w:link w:val="Ttulo3Char"/>
    <w:uiPriority w:val="9"/>
    <w:unhideWhenUsed/>
    <w:qFormat/>
    <w:rsid w:val="00DF0FF9"/>
    <w:pPr>
      <w:keepNext/>
      <w:keepLines/>
      <w:spacing w:before="200" w:after="0"/>
      <w:outlineLvl w:val="2"/>
    </w:pPr>
    <w:rPr>
      <w:rFonts w:ascii="Times New Roman" w:eastAsiaTheme="majorEastAsia" w:hAnsi="Times New Roman" w:cstheme="majorBidi"/>
      <w:b/>
      <w:bCs/>
      <w:color w:val="000000" w:themeColor="accent1"/>
    </w:rPr>
  </w:style>
  <w:style w:type="paragraph" w:styleId="Ttulo4">
    <w:name w:val="heading 4"/>
    <w:basedOn w:val="Normal"/>
    <w:next w:val="Normal"/>
    <w:link w:val="Ttulo4Char"/>
    <w:uiPriority w:val="9"/>
    <w:unhideWhenUsed/>
    <w:qFormat/>
    <w:rsid w:val="00DF0FF9"/>
    <w:pPr>
      <w:keepNext/>
      <w:keepLines/>
      <w:spacing w:before="200" w:after="0"/>
      <w:outlineLvl w:val="3"/>
    </w:pPr>
    <w:rPr>
      <w:rFonts w:ascii="Times New Roman" w:eastAsiaTheme="majorEastAsia" w:hAnsi="Times New Roman" w:cstheme="majorBidi"/>
      <w:b/>
      <w:bCs/>
      <w:i/>
      <w:iCs/>
      <w:color w:val="000000" w:themeColor="accent1"/>
    </w:rPr>
  </w:style>
  <w:style w:type="paragraph" w:styleId="Ttulo5">
    <w:name w:val="heading 5"/>
    <w:basedOn w:val="Normal"/>
    <w:next w:val="Normal"/>
    <w:link w:val="Ttulo5Char"/>
    <w:uiPriority w:val="9"/>
    <w:semiHidden/>
    <w:unhideWhenUsed/>
    <w:qFormat/>
    <w:rsid w:val="00DF0FF9"/>
    <w:pPr>
      <w:keepNext/>
      <w:keepLines/>
      <w:spacing w:before="200" w:after="0"/>
      <w:outlineLvl w:val="4"/>
    </w:pPr>
    <w:rPr>
      <w:rFonts w:ascii="Times New Roman" w:eastAsiaTheme="majorEastAsia" w:hAnsi="Times New Roman" w:cstheme="majorBidi"/>
      <w:color w:val="000000" w:themeColor="accent1" w:themeShade="7F"/>
    </w:rPr>
  </w:style>
  <w:style w:type="paragraph" w:styleId="Ttulo6">
    <w:name w:val="heading 6"/>
    <w:basedOn w:val="Normal"/>
    <w:next w:val="Normal"/>
    <w:link w:val="Ttulo6Char"/>
    <w:uiPriority w:val="9"/>
    <w:semiHidden/>
    <w:unhideWhenUsed/>
    <w:qFormat/>
    <w:rsid w:val="00DF0FF9"/>
    <w:pPr>
      <w:keepNext/>
      <w:keepLines/>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har"/>
    <w:uiPriority w:val="9"/>
    <w:semiHidden/>
    <w:unhideWhenUsed/>
    <w:qFormat/>
    <w:rsid w:val="00DF0FF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F0FF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F0FF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2243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22430"/>
    <w:rPr>
      <w:rFonts w:ascii="Tahoma" w:hAnsi="Tahoma" w:cs="Tahoma"/>
      <w:sz w:val="16"/>
      <w:szCs w:val="16"/>
    </w:rPr>
  </w:style>
  <w:style w:type="character" w:customStyle="1" w:styleId="Ttulo1Char">
    <w:name w:val="Título 1 Char"/>
    <w:basedOn w:val="Fontepargpadro"/>
    <w:link w:val="Ttulo1"/>
    <w:uiPriority w:val="9"/>
    <w:rsid w:val="00DF0FF9"/>
    <w:rPr>
      <w:rFonts w:ascii="Times New Roman" w:eastAsiaTheme="majorEastAsia" w:hAnsi="Times New Roman" w:cstheme="majorBidi"/>
      <w:b/>
      <w:bCs/>
      <w:color w:val="000000" w:themeColor="accent1" w:themeShade="BF"/>
      <w:sz w:val="28"/>
      <w:szCs w:val="28"/>
    </w:rPr>
  </w:style>
  <w:style w:type="character" w:customStyle="1" w:styleId="Ttulo2Char">
    <w:name w:val="Título 2 Char"/>
    <w:basedOn w:val="Fontepargpadro"/>
    <w:link w:val="Ttulo2"/>
    <w:uiPriority w:val="9"/>
    <w:rsid w:val="00DF0FF9"/>
    <w:rPr>
      <w:rFonts w:ascii="Times New Roman" w:eastAsiaTheme="majorEastAsia" w:hAnsi="Times New Roman" w:cstheme="majorBidi"/>
      <w:b/>
      <w:bCs/>
      <w:color w:val="000000" w:themeColor="accent1"/>
      <w:sz w:val="26"/>
      <w:szCs w:val="26"/>
    </w:rPr>
  </w:style>
  <w:style w:type="character" w:customStyle="1" w:styleId="Ttulo3Char">
    <w:name w:val="Título 3 Char"/>
    <w:basedOn w:val="Fontepargpadro"/>
    <w:link w:val="Ttulo3"/>
    <w:uiPriority w:val="9"/>
    <w:rsid w:val="00DF0FF9"/>
    <w:rPr>
      <w:rFonts w:ascii="Times New Roman" w:eastAsiaTheme="majorEastAsia" w:hAnsi="Times New Roman" w:cstheme="majorBidi"/>
      <w:b/>
      <w:bCs/>
      <w:color w:val="000000" w:themeColor="accent1"/>
      <w:sz w:val="24"/>
    </w:rPr>
  </w:style>
  <w:style w:type="character" w:customStyle="1" w:styleId="Ttulo4Char">
    <w:name w:val="Título 4 Char"/>
    <w:basedOn w:val="Fontepargpadro"/>
    <w:link w:val="Ttulo4"/>
    <w:uiPriority w:val="9"/>
    <w:rsid w:val="00DF0FF9"/>
    <w:rPr>
      <w:rFonts w:ascii="Times New Roman" w:eastAsiaTheme="majorEastAsia" w:hAnsi="Times New Roman" w:cstheme="majorBidi"/>
      <w:b/>
      <w:bCs/>
      <w:i/>
      <w:iCs/>
      <w:color w:val="000000" w:themeColor="accent1"/>
      <w:sz w:val="24"/>
    </w:rPr>
  </w:style>
  <w:style w:type="character" w:customStyle="1" w:styleId="Ttulo5Char">
    <w:name w:val="Título 5 Char"/>
    <w:basedOn w:val="Fontepargpadro"/>
    <w:link w:val="Ttulo5"/>
    <w:uiPriority w:val="9"/>
    <w:semiHidden/>
    <w:rsid w:val="00DF0FF9"/>
    <w:rPr>
      <w:rFonts w:ascii="Times New Roman" w:eastAsiaTheme="majorEastAsia" w:hAnsi="Times New Roman" w:cstheme="majorBidi"/>
      <w:color w:val="000000" w:themeColor="accent1" w:themeShade="7F"/>
      <w:sz w:val="24"/>
    </w:rPr>
  </w:style>
  <w:style w:type="character" w:customStyle="1" w:styleId="Ttulo6Char">
    <w:name w:val="Título 6 Char"/>
    <w:basedOn w:val="Fontepargpadro"/>
    <w:link w:val="Ttulo6"/>
    <w:uiPriority w:val="9"/>
    <w:semiHidden/>
    <w:rsid w:val="00DF0FF9"/>
    <w:rPr>
      <w:rFonts w:asciiTheme="majorHAnsi" w:eastAsiaTheme="majorEastAsia" w:hAnsiTheme="majorHAnsi" w:cstheme="majorBidi"/>
      <w:i/>
      <w:iCs/>
      <w:color w:val="000000" w:themeColor="accent1" w:themeShade="7F"/>
    </w:rPr>
  </w:style>
  <w:style w:type="character" w:customStyle="1" w:styleId="Ttulo7Char">
    <w:name w:val="Título 7 Char"/>
    <w:basedOn w:val="Fontepargpadro"/>
    <w:link w:val="Ttulo7"/>
    <w:uiPriority w:val="9"/>
    <w:semiHidden/>
    <w:rsid w:val="00DF0FF9"/>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F0FF9"/>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F0FF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6C242F"/>
    <w:pPr>
      <w:spacing w:line="240" w:lineRule="auto"/>
    </w:pPr>
    <w:rPr>
      <w:bCs/>
      <w:color w:val="000000" w:themeColor="accent1"/>
      <w:szCs w:val="18"/>
    </w:rPr>
  </w:style>
  <w:style w:type="paragraph" w:styleId="Ttulo">
    <w:name w:val="Title"/>
    <w:basedOn w:val="Normal"/>
    <w:next w:val="Normal"/>
    <w:link w:val="TtuloChar"/>
    <w:uiPriority w:val="10"/>
    <w:qFormat/>
    <w:rsid w:val="00D903CF"/>
    <w:pPr>
      <w:pBdr>
        <w:bottom w:val="single" w:sz="8" w:space="4" w:color="000000" w:themeColor="accent1"/>
      </w:pBdr>
      <w:spacing w:after="300" w:line="240" w:lineRule="auto"/>
      <w:contextualSpacing/>
    </w:pPr>
    <w:rPr>
      <w:rFonts w:asciiTheme="majorHAnsi" w:eastAsiaTheme="majorEastAsia" w:hAnsiTheme="majorHAnsi" w:cstheme="majorBidi"/>
      <w:b/>
      <w:color w:val="000000" w:themeColor="text2" w:themeShade="BF"/>
      <w:spacing w:val="5"/>
      <w:kern w:val="28"/>
      <w:sz w:val="28"/>
      <w:szCs w:val="52"/>
    </w:rPr>
  </w:style>
  <w:style w:type="character" w:customStyle="1" w:styleId="TtuloChar">
    <w:name w:val="Título Char"/>
    <w:basedOn w:val="Fontepargpadro"/>
    <w:link w:val="Ttulo"/>
    <w:uiPriority w:val="10"/>
    <w:rsid w:val="00D903CF"/>
    <w:rPr>
      <w:rFonts w:asciiTheme="majorHAnsi" w:eastAsiaTheme="majorEastAsia" w:hAnsiTheme="majorHAnsi" w:cstheme="majorBidi"/>
      <w:b/>
      <w:color w:val="000000" w:themeColor="text2" w:themeShade="BF"/>
      <w:spacing w:val="5"/>
      <w:kern w:val="28"/>
      <w:sz w:val="28"/>
      <w:szCs w:val="52"/>
    </w:rPr>
  </w:style>
  <w:style w:type="paragraph" w:styleId="Subttulo">
    <w:name w:val="Subtitle"/>
    <w:basedOn w:val="Normal"/>
    <w:next w:val="Normal"/>
    <w:link w:val="SubttuloChar"/>
    <w:uiPriority w:val="11"/>
    <w:qFormat/>
    <w:rsid w:val="00DF0FF9"/>
    <w:pPr>
      <w:numPr>
        <w:ilvl w:val="1"/>
      </w:numPr>
    </w:pPr>
    <w:rPr>
      <w:rFonts w:asciiTheme="majorHAnsi" w:eastAsiaTheme="majorEastAsia" w:hAnsiTheme="majorHAnsi" w:cstheme="majorBidi"/>
      <w:i/>
      <w:iCs/>
      <w:color w:val="000000" w:themeColor="accent1"/>
      <w:spacing w:val="15"/>
      <w:szCs w:val="24"/>
    </w:rPr>
  </w:style>
  <w:style w:type="character" w:customStyle="1" w:styleId="SubttuloChar">
    <w:name w:val="Subtítulo Char"/>
    <w:basedOn w:val="Fontepargpadro"/>
    <w:link w:val="Subttulo"/>
    <w:uiPriority w:val="11"/>
    <w:rsid w:val="00DF0FF9"/>
    <w:rPr>
      <w:rFonts w:asciiTheme="majorHAnsi" w:eastAsiaTheme="majorEastAsia" w:hAnsiTheme="majorHAnsi" w:cstheme="majorBidi"/>
      <w:i/>
      <w:iCs/>
      <w:color w:val="000000" w:themeColor="accent1"/>
      <w:spacing w:val="15"/>
      <w:sz w:val="24"/>
      <w:szCs w:val="24"/>
    </w:rPr>
  </w:style>
  <w:style w:type="character" w:styleId="Forte">
    <w:name w:val="Strong"/>
    <w:uiPriority w:val="22"/>
    <w:qFormat/>
    <w:rsid w:val="00DF0FF9"/>
    <w:rPr>
      <w:b/>
      <w:bCs/>
    </w:rPr>
  </w:style>
  <w:style w:type="character" w:styleId="nfase">
    <w:name w:val="Emphasis"/>
    <w:uiPriority w:val="20"/>
    <w:qFormat/>
    <w:rsid w:val="00DF0FF9"/>
    <w:rPr>
      <w:i/>
      <w:iCs/>
    </w:rPr>
  </w:style>
  <w:style w:type="paragraph" w:styleId="SemEspaamento">
    <w:name w:val="No Spacing"/>
    <w:basedOn w:val="Normal"/>
    <w:link w:val="SemEspaamentoChar"/>
    <w:uiPriority w:val="1"/>
    <w:qFormat/>
    <w:rsid w:val="00DF0FF9"/>
    <w:pPr>
      <w:spacing w:after="0" w:line="240" w:lineRule="auto"/>
    </w:pPr>
  </w:style>
  <w:style w:type="character" w:customStyle="1" w:styleId="SemEspaamentoChar">
    <w:name w:val="Sem Espaçamento Char"/>
    <w:basedOn w:val="Fontepargpadro"/>
    <w:link w:val="SemEspaamento"/>
    <w:uiPriority w:val="1"/>
    <w:rsid w:val="00DF0FF9"/>
  </w:style>
  <w:style w:type="paragraph" w:styleId="PargrafodaLista">
    <w:name w:val="List Paragraph"/>
    <w:basedOn w:val="Normal"/>
    <w:uiPriority w:val="34"/>
    <w:qFormat/>
    <w:rsid w:val="00DF0FF9"/>
    <w:pPr>
      <w:ind w:left="720"/>
      <w:contextualSpacing/>
    </w:pPr>
  </w:style>
  <w:style w:type="paragraph" w:styleId="Citao">
    <w:name w:val="Quote"/>
    <w:basedOn w:val="Normal"/>
    <w:next w:val="Normal"/>
    <w:link w:val="CitaoChar"/>
    <w:uiPriority w:val="29"/>
    <w:qFormat/>
    <w:rsid w:val="00DF0FF9"/>
    <w:rPr>
      <w:i/>
      <w:iCs/>
      <w:color w:val="000000" w:themeColor="text1"/>
    </w:rPr>
  </w:style>
  <w:style w:type="character" w:customStyle="1" w:styleId="CitaoChar">
    <w:name w:val="Citação Char"/>
    <w:basedOn w:val="Fontepargpadro"/>
    <w:link w:val="Citao"/>
    <w:uiPriority w:val="29"/>
    <w:rsid w:val="00DF0FF9"/>
    <w:rPr>
      <w:i/>
      <w:iCs/>
      <w:color w:val="000000" w:themeColor="text1"/>
    </w:rPr>
  </w:style>
  <w:style w:type="paragraph" w:styleId="CitaoIntensa">
    <w:name w:val="Intense Quote"/>
    <w:basedOn w:val="Normal"/>
    <w:next w:val="Normal"/>
    <w:link w:val="CitaoIntensaChar"/>
    <w:uiPriority w:val="30"/>
    <w:qFormat/>
    <w:rsid w:val="00DF0FF9"/>
    <w:pPr>
      <w:pBdr>
        <w:bottom w:val="single" w:sz="4" w:space="4" w:color="000000" w:themeColor="accent1"/>
      </w:pBdr>
      <w:spacing w:before="200" w:after="280"/>
      <w:ind w:left="936" w:right="936"/>
    </w:pPr>
    <w:rPr>
      <w:b/>
      <w:bCs/>
      <w:i/>
      <w:iCs/>
      <w:color w:val="000000" w:themeColor="accent1"/>
    </w:rPr>
  </w:style>
  <w:style w:type="character" w:customStyle="1" w:styleId="CitaoIntensaChar">
    <w:name w:val="Citação Intensa Char"/>
    <w:basedOn w:val="Fontepargpadro"/>
    <w:link w:val="CitaoIntensa"/>
    <w:uiPriority w:val="30"/>
    <w:rsid w:val="00DF0FF9"/>
    <w:rPr>
      <w:b/>
      <w:bCs/>
      <w:i/>
      <w:iCs/>
      <w:color w:val="000000" w:themeColor="accent1"/>
    </w:rPr>
  </w:style>
  <w:style w:type="character" w:styleId="nfaseSutil">
    <w:name w:val="Subtle Emphasis"/>
    <w:uiPriority w:val="19"/>
    <w:qFormat/>
    <w:rsid w:val="00DF0FF9"/>
    <w:rPr>
      <w:i/>
      <w:iCs/>
      <w:color w:val="808080" w:themeColor="text1" w:themeTint="7F"/>
    </w:rPr>
  </w:style>
  <w:style w:type="character" w:styleId="nfaseIntensa">
    <w:name w:val="Intense Emphasis"/>
    <w:uiPriority w:val="21"/>
    <w:qFormat/>
    <w:rsid w:val="00DF0FF9"/>
    <w:rPr>
      <w:b/>
      <w:bCs/>
      <w:i/>
      <w:iCs/>
      <w:color w:val="000000" w:themeColor="accent1"/>
    </w:rPr>
  </w:style>
  <w:style w:type="character" w:styleId="RefernciaSutil">
    <w:name w:val="Subtle Reference"/>
    <w:basedOn w:val="Fontepargpadro"/>
    <w:uiPriority w:val="31"/>
    <w:qFormat/>
    <w:rsid w:val="00DF0FF9"/>
    <w:rPr>
      <w:smallCaps/>
      <w:color w:val="000000" w:themeColor="accent2"/>
      <w:u w:val="single"/>
    </w:rPr>
  </w:style>
  <w:style w:type="character" w:styleId="RefernciaIntensa">
    <w:name w:val="Intense Reference"/>
    <w:uiPriority w:val="32"/>
    <w:qFormat/>
    <w:rsid w:val="00DF0FF9"/>
    <w:rPr>
      <w:b/>
      <w:bCs/>
      <w:smallCaps/>
      <w:color w:val="000000" w:themeColor="accent2"/>
      <w:spacing w:val="5"/>
      <w:u w:val="single"/>
    </w:rPr>
  </w:style>
  <w:style w:type="character" w:styleId="TtulodoLivro">
    <w:name w:val="Book Title"/>
    <w:uiPriority w:val="33"/>
    <w:qFormat/>
    <w:rsid w:val="00D903CF"/>
    <w:rPr>
      <w:rFonts w:ascii="Times New Roman" w:hAnsi="Times New Roman"/>
      <w:b/>
      <w:bCs/>
      <w:smallCaps/>
      <w:spacing w:val="5"/>
      <w:sz w:val="28"/>
    </w:rPr>
  </w:style>
  <w:style w:type="paragraph" w:styleId="CabealhodoSumrio">
    <w:name w:val="TOC Heading"/>
    <w:basedOn w:val="Ttulo1"/>
    <w:next w:val="Normal"/>
    <w:uiPriority w:val="39"/>
    <w:semiHidden/>
    <w:unhideWhenUsed/>
    <w:qFormat/>
    <w:rsid w:val="00DF0FF9"/>
    <w:pPr>
      <w:outlineLvl w:val="9"/>
    </w:pPr>
  </w:style>
  <w:style w:type="paragraph" w:customStyle="1" w:styleId="Capa">
    <w:name w:val="Capa"/>
    <w:basedOn w:val="SemEspaamento"/>
    <w:link w:val="CapaChar"/>
    <w:qFormat/>
    <w:rsid w:val="00D903CF"/>
    <w:pPr>
      <w:jc w:val="center"/>
    </w:pPr>
    <w:rPr>
      <w:sz w:val="28"/>
    </w:rPr>
  </w:style>
  <w:style w:type="paragraph" w:customStyle="1" w:styleId="TituloCapa">
    <w:name w:val="Titulo Capa"/>
    <w:basedOn w:val="Capa"/>
    <w:link w:val="TituloCapaChar"/>
    <w:qFormat/>
    <w:rsid w:val="0069651F"/>
    <w:rPr>
      <w:rFonts w:asciiTheme="majorHAnsi" w:hAnsiTheme="majorHAnsi"/>
      <w:b/>
      <w:sz w:val="36"/>
    </w:rPr>
  </w:style>
  <w:style w:type="character" w:customStyle="1" w:styleId="CapaChar">
    <w:name w:val="Capa Char"/>
    <w:basedOn w:val="Fontepargpadro"/>
    <w:link w:val="Capa"/>
    <w:rsid w:val="00D903CF"/>
    <w:rPr>
      <w:sz w:val="28"/>
    </w:rPr>
  </w:style>
  <w:style w:type="paragraph" w:customStyle="1" w:styleId="CaixadeTexto">
    <w:name w:val="Caixa de Texto"/>
    <w:basedOn w:val="SemEspaamento"/>
    <w:link w:val="CaixadeTextoChar"/>
    <w:qFormat/>
    <w:rsid w:val="00EA7D79"/>
    <w:rPr>
      <w:i/>
    </w:rPr>
  </w:style>
  <w:style w:type="character" w:customStyle="1" w:styleId="TituloCapaChar">
    <w:name w:val="Titulo Capa Char"/>
    <w:basedOn w:val="CapaChar"/>
    <w:link w:val="TituloCapa"/>
    <w:rsid w:val="0069651F"/>
    <w:rPr>
      <w:rFonts w:asciiTheme="majorHAnsi" w:hAnsiTheme="majorHAnsi"/>
      <w:b/>
      <w:sz w:val="36"/>
    </w:rPr>
  </w:style>
  <w:style w:type="character" w:customStyle="1" w:styleId="CaixadeTextoChar">
    <w:name w:val="Caixa de Texto Char"/>
    <w:basedOn w:val="SemEspaamentoChar"/>
    <w:link w:val="CaixadeTexto"/>
    <w:rsid w:val="00EA7D79"/>
    <w:rPr>
      <w:i/>
      <w:sz w:val="24"/>
    </w:rPr>
  </w:style>
  <w:style w:type="paragraph" w:customStyle="1" w:styleId="TituloSeo">
    <w:name w:val="Titulo Seção"/>
    <w:basedOn w:val="TituloCapa"/>
    <w:next w:val="Normal"/>
    <w:link w:val="TituloSeoChar"/>
    <w:qFormat/>
    <w:rsid w:val="002D4A44"/>
    <w:pPr>
      <w:spacing w:after="1800"/>
    </w:pPr>
    <w:rPr>
      <w:sz w:val="44"/>
    </w:rPr>
  </w:style>
  <w:style w:type="character" w:customStyle="1" w:styleId="TituloSeoChar">
    <w:name w:val="Titulo Seção Char"/>
    <w:basedOn w:val="TituloCapaChar"/>
    <w:link w:val="TituloSeo"/>
    <w:rsid w:val="002D4A44"/>
    <w:rPr>
      <w:rFonts w:asciiTheme="majorHAnsi" w:hAnsiTheme="majorHAnsi"/>
      <w:b/>
      <w:sz w:val="44"/>
    </w:rPr>
  </w:style>
  <w:style w:type="character" w:styleId="Refdecomentrio">
    <w:name w:val="annotation reference"/>
    <w:basedOn w:val="Fontepargpadro"/>
    <w:uiPriority w:val="99"/>
    <w:semiHidden/>
    <w:unhideWhenUsed/>
    <w:rsid w:val="00F06C99"/>
    <w:rPr>
      <w:sz w:val="18"/>
      <w:szCs w:val="18"/>
    </w:rPr>
  </w:style>
  <w:style w:type="paragraph" w:styleId="Textodecomentrio">
    <w:name w:val="annotation text"/>
    <w:basedOn w:val="Normal"/>
    <w:link w:val="TextodecomentrioChar"/>
    <w:uiPriority w:val="99"/>
    <w:semiHidden/>
    <w:unhideWhenUsed/>
    <w:rsid w:val="00F06C99"/>
    <w:pPr>
      <w:spacing w:before="0" w:after="200" w:line="240" w:lineRule="auto"/>
    </w:pPr>
    <w:rPr>
      <w:szCs w:val="24"/>
    </w:rPr>
  </w:style>
  <w:style w:type="character" w:customStyle="1" w:styleId="TextodecomentrioChar">
    <w:name w:val="Texto de comentário Char"/>
    <w:basedOn w:val="Fontepargpadro"/>
    <w:link w:val="Textodecomentrio"/>
    <w:uiPriority w:val="99"/>
    <w:semiHidden/>
    <w:rsid w:val="00F06C99"/>
    <w:rPr>
      <w:sz w:val="24"/>
      <w:szCs w:val="24"/>
    </w:rPr>
  </w:style>
  <w:style w:type="paragraph" w:customStyle="1" w:styleId="TCap">
    <w:name w:val="T_Cap"/>
    <w:basedOn w:val="Normal"/>
    <w:link w:val="TCapChar"/>
    <w:qFormat/>
    <w:rsid w:val="002D4A44"/>
    <w:pPr>
      <w:spacing w:before="0" w:after="0"/>
      <w:jc w:val="center"/>
    </w:pPr>
    <w:rPr>
      <w:rFonts w:asciiTheme="majorHAnsi" w:hAnsiTheme="majorHAnsi"/>
      <w:caps/>
      <w:sz w:val="32"/>
    </w:rPr>
  </w:style>
  <w:style w:type="paragraph" w:customStyle="1" w:styleId="TSeCap">
    <w:name w:val="T_SeCap"/>
    <w:basedOn w:val="Ttulo1"/>
    <w:link w:val="TSeCapChar"/>
    <w:qFormat/>
    <w:rsid w:val="00A75A19"/>
    <w:pPr>
      <w:spacing w:before="240" w:after="1800"/>
      <w:jc w:val="center"/>
    </w:pPr>
    <w:rPr>
      <w:rFonts w:asciiTheme="majorHAnsi" w:hAnsiTheme="majorHAnsi"/>
      <w:sz w:val="44"/>
    </w:rPr>
  </w:style>
  <w:style w:type="character" w:customStyle="1" w:styleId="TCapChar">
    <w:name w:val="T_Cap Char"/>
    <w:basedOn w:val="Fontepargpadro"/>
    <w:link w:val="TCap"/>
    <w:rsid w:val="002D4A44"/>
    <w:rPr>
      <w:rFonts w:asciiTheme="majorHAnsi" w:hAnsiTheme="majorHAnsi"/>
      <w:caps/>
      <w:sz w:val="32"/>
    </w:rPr>
  </w:style>
  <w:style w:type="paragraph" w:customStyle="1" w:styleId="T1Cap1">
    <w:name w:val="T1_Cap1"/>
    <w:basedOn w:val="Ttulo2"/>
    <w:link w:val="T1Cap1Char"/>
    <w:qFormat/>
    <w:rsid w:val="00F6657D"/>
    <w:pPr>
      <w:numPr>
        <w:numId w:val="1"/>
      </w:numPr>
      <w:jc w:val="left"/>
    </w:pPr>
    <w:rPr>
      <w:rFonts w:asciiTheme="majorHAnsi" w:hAnsiTheme="majorHAnsi"/>
      <w:sz w:val="32"/>
    </w:rPr>
  </w:style>
  <w:style w:type="character" w:customStyle="1" w:styleId="TSeCapChar">
    <w:name w:val="T_SeCap Char"/>
    <w:basedOn w:val="Ttulo1Char"/>
    <w:link w:val="TSeCap"/>
    <w:rsid w:val="00A75A19"/>
    <w:rPr>
      <w:rFonts w:asciiTheme="majorHAnsi" w:eastAsiaTheme="majorEastAsia" w:hAnsiTheme="majorHAnsi" w:cstheme="majorBidi"/>
      <w:b/>
      <w:bCs/>
      <w:color w:val="000000" w:themeColor="accent1" w:themeShade="BF"/>
      <w:sz w:val="44"/>
      <w:szCs w:val="28"/>
    </w:rPr>
  </w:style>
  <w:style w:type="paragraph" w:styleId="Sumrio1">
    <w:name w:val="toc 1"/>
    <w:basedOn w:val="Normal"/>
    <w:next w:val="Normal"/>
    <w:autoRedefine/>
    <w:uiPriority w:val="39"/>
    <w:unhideWhenUsed/>
    <w:rsid w:val="00BF7BFB"/>
    <w:pPr>
      <w:spacing w:before="240" w:after="120"/>
      <w:jc w:val="left"/>
    </w:pPr>
    <w:rPr>
      <w:rFonts w:cstheme="minorHAnsi"/>
      <w:b/>
      <w:bCs/>
      <w:szCs w:val="20"/>
    </w:rPr>
  </w:style>
  <w:style w:type="character" w:customStyle="1" w:styleId="T1Cap1Char">
    <w:name w:val="T1_Cap1 Char"/>
    <w:basedOn w:val="Ttulo2Char"/>
    <w:link w:val="T1Cap1"/>
    <w:rsid w:val="00F6657D"/>
    <w:rPr>
      <w:rFonts w:asciiTheme="majorHAnsi" w:eastAsiaTheme="majorEastAsia" w:hAnsiTheme="majorHAnsi" w:cstheme="majorBidi"/>
      <w:b/>
      <w:bCs/>
      <w:color w:val="000000" w:themeColor="accent1"/>
      <w:sz w:val="32"/>
      <w:szCs w:val="26"/>
    </w:rPr>
  </w:style>
  <w:style w:type="paragraph" w:styleId="Sumrio2">
    <w:name w:val="toc 2"/>
    <w:basedOn w:val="Normal"/>
    <w:next w:val="Normal"/>
    <w:autoRedefine/>
    <w:uiPriority w:val="39"/>
    <w:unhideWhenUsed/>
    <w:rsid w:val="00BF7BFB"/>
    <w:pPr>
      <w:spacing w:after="0"/>
      <w:ind w:left="240"/>
      <w:jc w:val="left"/>
    </w:pPr>
    <w:rPr>
      <w:rFonts w:cstheme="minorHAnsi"/>
      <w:iCs/>
      <w:szCs w:val="20"/>
    </w:rPr>
  </w:style>
  <w:style w:type="character" w:styleId="Hyperlink">
    <w:name w:val="Hyperlink"/>
    <w:basedOn w:val="Fontepargpadro"/>
    <w:uiPriority w:val="99"/>
    <w:unhideWhenUsed/>
    <w:rsid w:val="00BF7BFB"/>
    <w:rPr>
      <w:color w:val="000000" w:themeColor="hyperlink"/>
      <w:u w:val="single"/>
    </w:rPr>
  </w:style>
  <w:style w:type="paragraph" w:styleId="Sumrio3">
    <w:name w:val="toc 3"/>
    <w:basedOn w:val="Normal"/>
    <w:next w:val="Normal"/>
    <w:autoRedefine/>
    <w:uiPriority w:val="39"/>
    <w:unhideWhenUsed/>
    <w:rsid w:val="00BF7BFB"/>
    <w:pPr>
      <w:spacing w:before="0" w:after="0"/>
      <w:ind w:left="480"/>
      <w:jc w:val="left"/>
    </w:pPr>
    <w:rPr>
      <w:rFonts w:cstheme="minorHAnsi"/>
      <w:sz w:val="20"/>
      <w:szCs w:val="20"/>
    </w:rPr>
  </w:style>
  <w:style w:type="paragraph" w:styleId="Sumrio4">
    <w:name w:val="toc 4"/>
    <w:basedOn w:val="Normal"/>
    <w:next w:val="Normal"/>
    <w:autoRedefine/>
    <w:uiPriority w:val="39"/>
    <w:unhideWhenUsed/>
    <w:rsid w:val="00BF7BFB"/>
    <w:pPr>
      <w:spacing w:before="0" w:after="0"/>
      <w:ind w:left="720"/>
      <w:jc w:val="left"/>
    </w:pPr>
    <w:rPr>
      <w:rFonts w:cstheme="minorHAnsi"/>
      <w:sz w:val="20"/>
      <w:szCs w:val="20"/>
    </w:rPr>
  </w:style>
  <w:style w:type="paragraph" w:styleId="Sumrio5">
    <w:name w:val="toc 5"/>
    <w:basedOn w:val="Normal"/>
    <w:next w:val="Normal"/>
    <w:autoRedefine/>
    <w:uiPriority w:val="39"/>
    <w:unhideWhenUsed/>
    <w:rsid w:val="00BF7BFB"/>
    <w:pPr>
      <w:spacing w:before="0" w:after="0"/>
      <w:ind w:left="960"/>
      <w:jc w:val="left"/>
    </w:pPr>
    <w:rPr>
      <w:rFonts w:cstheme="minorHAnsi"/>
      <w:sz w:val="20"/>
      <w:szCs w:val="20"/>
    </w:rPr>
  </w:style>
  <w:style w:type="paragraph" w:styleId="Sumrio6">
    <w:name w:val="toc 6"/>
    <w:basedOn w:val="Normal"/>
    <w:next w:val="Normal"/>
    <w:autoRedefine/>
    <w:uiPriority w:val="39"/>
    <w:unhideWhenUsed/>
    <w:rsid w:val="00BF7BFB"/>
    <w:pPr>
      <w:spacing w:before="0" w:after="0"/>
      <w:ind w:left="1200"/>
      <w:jc w:val="left"/>
    </w:pPr>
    <w:rPr>
      <w:rFonts w:cstheme="minorHAnsi"/>
      <w:sz w:val="20"/>
      <w:szCs w:val="20"/>
    </w:rPr>
  </w:style>
  <w:style w:type="paragraph" w:styleId="Sumrio7">
    <w:name w:val="toc 7"/>
    <w:basedOn w:val="Normal"/>
    <w:next w:val="Normal"/>
    <w:autoRedefine/>
    <w:uiPriority w:val="39"/>
    <w:unhideWhenUsed/>
    <w:rsid w:val="00BF7BFB"/>
    <w:pPr>
      <w:spacing w:before="0" w:after="0"/>
      <w:ind w:left="1440"/>
      <w:jc w:val="left"/>
    </w:pPr>
    <w:rPr>
      <w:rFonts w:cstheme="minorHAnsi"/>
      <w:sz w:val="20"/>
      <w:szCs w:val="20"/>
    </w:rPr>
  </w:style>
  <w:style w:type="paragraph" w:styleId="Sumrio8">
    <w:name w:val="toc 8"/>
    <w:basedOn w:val="Normal"/>
    <w:next w:val="Normal"/>
    <w:autoRedefine/>
    <w:uiPriority w:val="39"/>
    <w:unhideWhenUsed/>
    <w:rsid w:val="00BF7BFB"/>
    <w:pPr>
      <w:spacing w:before="0" w:after="0"/>
      <w:ind w:left="1680"/>
      <w:jc w:val="left"/>
    </w:pPr>
    <w:rPr>
      <w:rFonts w:cstheme="minorHAnsi"/>
      <w:sz w:val="20"/>
      <w:szCs w:val="20"/>
    </w:rPr>
  </w:style>
  <w:style w:type="paragraph" w:styleId="Sumrio9">
    <w:name w:val="toc 9"/>
    <w:basedOn w:val="Normal"/>
    <w:next w:val="Normal"/>
    <w:autoRedefine/>
    <w:uiPriority w:val="39"/>
    <w:unhideWhenUsed/>
    <w:rsid w:val="00BF7BFB"/>
    <w:pPr>
      <w:spacing w:before="0" w:after="0"/>
      <w:ind w:left="1920"/>
      <w:jc w:val="left"/>
    </w:pPr>
    <w:rPr>
      <w:rFonts w:cstheme="minorHAnsi"/>
      <w:sz w:val="20"/>
      <w:szCs w:val="20"/>
    </w:rPr>
  </w:style>
  <w:style w:type="character" w:customStyle="1" w:styleId="apple-style-span">
    <w:name w:val="apple-style-span"/>
    <w:basedOn w:val="Fontepargpadro"/>
    <w:rsid w:val="005332D1"/>
  </w:style>
  <w:style w:type="paragraph" w:styleId="Textodenotaderodap">
    <w:name w:val="footnote text"/>
    <w:basedOn w:val="Normal"/>
    <w:link w:val="TextodenotaderodapChar"/>
    <w:uiPriority w:val="99"/>
    <w:semiHidden/>
    <w:unhideWhenUsed/>
    <w:rsid w:val="005332D1"/>
    <w:pPr>
      <w:spacing w:before="0" w:after="0" w:line="240" w:lineRule="auto"/>
      <w:jc w:val="left"/>
    </w:pPr>
    <w:rPr>
      <w:sz w:val="20"/>
      <w:szCs w:val="20"/>
    </w:rPr>
  </w:style>
  <w:style w:type="character" w:customStyle="1" w:styleId="TextodenotaderodapChar">
    <w:name w:val="Texto de nota de rodapé Char"/>
    <w:basedOn w:val="Fontepargpadro"/>
    <w:link w:val="Textodenotaderodap"/>
    <w:uiPriority w:val="99"/>
    <w:semiHidden/>
    <w:rsid w:val="005332D1"/>
    <w:rPr>
      <w:sz w:val="20"/>
      <w:szCs w:val="20"/>
    </w:rPr>
  </w:style>
  <w:style w:type="character" w:styleId="Refdenotaderodap">
    <w:name w:val="footnote reference"/>
    <w:basedOn w:val="Fontepargpadro"/>
    <w:uiPriority w:val="99"/>
    <w:semiHidden/>
    <w:unhideWhenUsed/>
    <w:rsid w:val="005332D1"/>
    <w:rPr>
      <w:vertAlign w:val="superscript"/>
    </w:rPr>
  </w:style>
  <w:style w:type="table" w:styleId="Tabelacomgrade">
    <w:name w:val="Table Grid"/>
    <w:basedOn w:val="Tabelanormal"/>
    <w:uiPriority w:val="59"/>
    <w:rsid w:val="005332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5332D1"/>
    <w:rPr>
      <w:color w:val="808080"/>
    </w:rPr>
  </w:style>
  <w:style w:type="paragraph" w:customStyle="1" w:styleId="T1Cap2">
    <w:name w:val="T1_Cap2"/>
    <w:basedOn w:val="T1Cap1"/>
    <w:link w:val="T1Cap2Char"/>
    <w:qFormat/>
    <w:rsid w:val="005332D1"/>
    <w:pPr>
      <w:numPr>
        <w:numId w:val="13"/>
      </w:numPr>
      <w:ind w:left="357" w:hanging="357"/>
    </w:pPr>
  </w:style>
  <w:style w:type="paragraph" w:customStyle="1" w:styleId="T2Cap22">
    <w:name w:val="T2_Cap22"/>
    <w:basedOn w:val="Ttulo3"/>
    <w:link w:val="T2Cap22Char"/>
    <w:qFormat/>
    <w:rsid w:val="004C76B9"/>
    <w:pPr>
      <w:numPr>
        <w:numId w:val="14"/>
      </w:numPr>
    </w:pPr>
    <w:rPr>
      <w:rFonts w:asciiTheme="majorHAnsi" w:hAnsiTheme="majorHAnsi"/>
      <w:sz w:val="28"/>
    </w:rPr>
  </w:style>
  <w:style w:type="character" w:customStyle="1" w:styleId="T1Cap2Char">
    <w:name w:val="T1_Cap2 Char"/>
    <w:basedOn w:val="T1Cap1Char"/>
    <w:link w:val="T1Cap2"/>
    <w:rsid w:val="005332D1"/>
    <w:rPr>
      <w:rFonts w:asciiTheme="majorHAnsi" w:eastAsiaTheme="majorEastAsia" w:hAnsiTheme="majorHAnsi" w:cstheme="majorBidi"/>
      <w:b/>
      <w:bCs/>
      <w:color w:val="000000" w:themeColor="accent1"/>
      <w:sz w:val="32"/>
      <w:szCs w:val="26"/>
    </w:rPr>
  </w:style>
  <w:style w:type="paragraph" w:customStyle="1" w:styleId="T2Cap23">
    <w:name w:val="T2_Cap23"/>
    <w:basedOn w:val="T2Cap22"/>
    <w:link w:val="T2Cap23Char"/>
    <w:qFormat/>
    <w:rsid w:val="004C76B9"/>
    <w:pPr>
      <w:numPr>
        <w:numId w:val="15"/>
      </w:numPr>
      <w:ind w:left="357" w:hanging="357"/>
    </w:pPr>
  </w:style>
  <w:style w:type="character" w:customStyle="1" w:styleId="T2Cap22Char">
    <w:name w:val="T2_Cap22 Char"/>
    <w:basedOn w:val="Ttulo3Char"/>
    <w:link w:val="T2Cap22"/>
    <w:rsid w:val="004C76B9"/>
    <w:rPr>
      <w:rFonts w:asciiTheme="majorHAnsi" w:eastAsiaTheme="majorEastAsia" w:hAnsiTheme="majorHAnsi" w:cstheme="majorBidi"/>
      <w:b/>
      <w:bCs/>
      <w:color w:val="000000" w:themeColor="accent1"/>
      <w:sz w:val="28"/>
    </w:rPr>
  </w:style>
  <w:style w:type="paragraph" w:customStyle="1" w:styleId="TCap231">
    <w:name w:val="T_Cap231"/>
    <w:basedOn w:val="Ttulo4"/>
    <w:link w:val="TCap231Char"/>
    <w:qFormat/>
    <w:rsid w:val="00192B5D"/>
    <w:pPr>
      <w:numPr>
        <w:numId w:val="16"/>
      </w:numPr>
      <w:ind w:left="357" w:hanging="357"/>
    </w:pPr>
  </w:style>
  <w:style w:type="character" w:customStyle="1" w:styleId="T2Cap23Char">
    <w:name w:val="T2_Cap23 Char"/>
    <w:basedOn w:val="T2Cap22Char"/>
    <w:link w:val="T2Cap23"/>
    <w:rsid w:val="004C76B9"/>
    <w:rPr>
      <w:rFonts w:asciiTheme="majorHAnsi" w:eastAsiaTheme="majorEastAsia" w:hAnsiTheme="majorHAnsi" w:cstheme="majorBidi"/>
      <w:b/>
      <w:bCs/>
      <w:color w:val="000000" w:themeColor="accent1"/>
      <w:sz w:val="28"/>
    </w:rPr>
  </w:style>
  <w:style w:type="paragraph" w:customStyle="1" w:styleId="TCap232">
    <w:name w:val="T_Cap232"/>
    <w:basedOn w:val="TCap231"/>
    <w:link w:val="TCap232Char"/>
    <w:qFormat/>
    <w:rsid w:val="00B8491C"/>
    <w:pPr>
      <w:numPr>
        <w:numId w:val="17"/>
      </w:numPr>
      <w:ind w:left="357" w:hanging="357"/>
    </w:pPr>
  </w:style>
  <w:style w:type="character" w:customStyle="1" w:styleId="TCap231Char">
    <w:name w:val="T_Cap231 Char"/>
    <w:basedOn w:val="Ttulo4Char"/>
    <w:link w:val="TCap231"/>
    <w:rsid w:val="00192B5D"/>
    <w:rPr>
      <w:rFonts w:ascii="Times New Roman" w:eastAsiaTheme="majorEastAsia" w:hAnsi="Times New Roman" w:cstheme="majorBidi"/>
      <w:b/>
      <w:bCs/>
      <w:i/>
      <w:iCs/>
      <w:color w:val="000000" w:themeColor="accent1"/>
      <w:sz w:val="24"/>
    </w:rPr>
  </w:style>
  <w:style w:type="paragraph" w:customStyle="1" w:styleId="TCap24">
    <w:name w:val="T_Cap24"/>
    <w:basedOn w:val="T2Cap23"/>
    <w:link w:val="TCap24Char"/>
    <w:qFormat/>
    <w:rsid w:val="00B8491C"/>
    <w:pPr>
      <w:numPr>
        <w:numId w:val="19"/>
      </w:numPr>
      <w:ind w:left="357" w:hanging="357"/>
    </w:pPr>
  </w:style>
  <w:style w:type="character" w:customStyle="1" w:styleId="TCap232Char">
    <w:name w:val="T_Cap232 Char"/>
    <w:basedOn w:val="TCap231Char"/>
    <w:link w:val="TCap232"/>
    <w:rsid w:val="00B8491C"/>
    <w:rPr>
      <w:rFonts w:ascii="Times New Roman" w:eastAsiaTheme="majorEastAsia" w:hAnsi="Times New Roman" w:cstheme="majorBidi"/>
      <w:b/>
      <w:bCs/>
      <w:i/>
      <w:iCs/>
      <w:color w:val="000000" w:themeColor="accent1"/>
      <w:sz w:val="24"/>
    </w:rPr>
  </w:style>
  <w:style w:type="paragraph" w:customStyle="1" w:styleId="TCap3">
    <w:name w:val="T_Cap3"/>
    <w:basedOn w:val="T1Cap2"/>
    <w:link w:val="TCap3Char"/>
    <w:qFormat/>
    <w:rsid w:val="00115436"/>
    <w:pPr>
      <w:numPr>
        <w:numId w:val="22"/>
      </w:numPr>
      <w:ind w:left="357" w:hanging="357"/>
    </w:pPr>
  </w:style>
  <w:style w:type="character" w:customStyle="1" w:styleId="TCap24Char">
    <w:name w:val="T_Cap24 Char"/>
    <w:basedOn w:val="T2Cap23Char"/>
    <w:link w:val="TCap24"/>
    <w:rsid w:val="00B8491C"/>
    <w:rPr>
      <w:rFonts w:asciiTheme="majorHAnsi" w:eastAsiaTheme="majorEastAsia" w:hAnsiTheme="majorHAnsi" w:cstheme="majorBidi"/>
      <w:b/>
      <w:bCs/>
      <w:color w:val="000000" w:themeColor="accent1"/>
      <w:sz w:val="28"/>
    </w:rPr>
  </w:style>
  <w:style w:type="paragraph" w:customStyle="1" w:styleId="TCap32">
    <w:name w:val="T_Cap32"/>
    <w:basedOn w:val="T2Cap22"/>
    <w:link w:val="TCap32Char"/>
    <w:qFormat/>
    <w:rsid w:val="00115436"/>
    <w:pPr>
      <w:numPr>
        <w:numId w:val="23"/>
      </w:numPr>
      <w:ind w:left="357" w:hanging="357"/>
    </w:pPr>
  </w:style>
  <w:style w:type="character" w:customStyle="1" w:styleId="TCap3Char">
    <w:name w:val="T_Cap3 Char"/>
    <w:basedOn w:val="T1Cap2Char"/>
    <w:link w:val="TCap3"/>
    <w:rsid w:val="00115436"/>
    <w:rPr>
      <w:rFonts w:asciiTheme="majorHAnsi" w:eastAsiaTheme="majorEastAsia" w:hAnsiTheme="majorHAnsi" w:cstheme="majorBidi"/>
      <w:b/>
      <w:bCs/>
      <w:color w:val="000000" w:themeColor="accent1"/>
      <w:sz w:val="32"/>
      <w:szCs w:val="26"/>
    </w:rPr>
  </w:style>
  <w:style w:type="paragraph" w:customStyle="1" w:styleId="TCap321">
    <w:name w:val="T_Cap321"/>
    <w:basedOn w:val="TCap231"/>
    <w:link w:val="TCap321Char"/>
    <w:qFormat/>
    <w:rsid w:val="00115436"/>
    <w:pPr>
      <w:numPr>
        <w:numId w:val="24"/>
      </w:numPr>
      <w:ind w:left="357" w:hanging="357"/>
    </w:pPr>
  </w:style>
  <w:style w:type="character" w:customStyle="1" w:styleId="TCap32Char">
    <w:name w:val="T_Cap32 Char"/>
    <w:basedOn w:val="T2Cap22Char"/>
    <w:link w:val="TCap32"/>
    <w:rsid w:val="00115436"/>
    <w:rPr>
      <w:rFonts w:asciiTheme="majorHAnsi" w:eastAsiaTheme="majorEastAsia" w:hAnsiTheme="majorHAnsi" w:cstheme="majorBidi"/>
      <w:b/>
      <w:bCs/>
      <w:color w:val="000000" w:themeColor="accent1"/>
      <w:sz w:val="28"/>
    </w:rPr>
  </w:style>
  <w:style w:type="paragraph" w:customStyle="1" w:styleId="TCap322">
    <w:name w:val="T_Cap322"/>
    <w:basedOn w:val="TCap321"/>
    <w:link w:val="TCap322Char"/>
    <w:qFormat/>
    <w:rsid w:val="006E7915"/>
    <w:pPr>
      <w:numPr>
        <w:numId w:val="25"/>
      </w:numPr>
      <w:ind w:left="357" w:hanging="357"/>
    </w:pPr>
  </w:style>
  <w:style w:type="character" w:customStyle="1" w:styleId="TCap321Char">
    <w:name w:val="T_Cap321 Char"/>
    <w:basedOn w:val="TCap231Char"/>
    <w:link w:val="TCap321"/>
    <w:rsid w:val="00115436"/>
    <w:rPr>
      <w:rFonts w:ascii="Times New Roman" w:eastAsiaTheme="majorEastAsia" w:hAnsi="Times New Roman" w:cstheme="majorBidi"/>
      <w:b/>
      <w:bCs/>
      <w:i/>
      <w:iCs/>
      <w:color w:val="000000" w:themeColor="accent1"/>
      <w:sz w:val="24"/>
    </w:rPr>
  </w:style>
  <w:style w:type="paragraph" w:customStyle="1" w:styleId="TCap33">
    <w:name w:val="T_Cap33"/>
    <w:basedOn w:val="TCap32"/>
    <w:link w:val="TCap33Char"/>
    <w:qFormat/>
    <w:rsid w:val="006E7915"/>
    <w:pPr>
      <w:numPr>
        <w:numId w:val="27"/>
      </w:numPr>
      <w:ind w:left="357" w:hanging="357"/>
    </w:pPr>
  </w:style>
  <w:style w:type="character" w:customStyle="1" w:styleId="TCap322Char">
    <w:name w:val="T_Cap322 Char"/>
    <w:basedOn w:val="TCap321Char"/>
    <w:link w:val="TCap322"/>
    <w:rsid w:val="006E7915"/>
    <w:rPr>
      <w:rFonts w:ascii="Times New Roman" w:eastAsiaTheme="majorEastAsia" w:hAnsi="Times New Roman" w:cstheme="majorBidi"/>
      <w:b/>
      <w:bCs/>
      <w:i/>
      <w:iCs/>
      <w:color w:val="000000" w:themeColor="accent1"/>
      <w:sz w:val="24"/>
    </w:rPr>
  </w:style>
  <w:style w:type="character" w:customStyle="1" w:styleId="TCap33Char">
    <w:name w:val="T_Cap33 Char"/>
    <w:basedOn w:val="TCap32Char"/>
    <w:link w:val="TCap33"/>
    <w:rsid w:val="006E7915"/>
    <w:rPr>
      <w:rFonts w:asciiTheme="majorHAnsi" w:eastAsiaTheme="majorEastAsia" w:hAnsiTheme="majorHAnsi" w:cstheme="majorBidi"/>
      <w:b/>
      <w:bCs/>
      <w:color w:val="000000" w:themeColor="accent1"/>
      <w:sz w:val="28"/>
    </w:rPr>
  </w:style>
  <w:style w:type="paragraph" w:customStyle="1" w:styleId="TCap4">
    <w:name w:val="T_Cap4"/>
    <w:basedOn w:val="TCap3"/>
    <w:link w:val="TCap4Char"/>
    <w:qFormat/>
    <w:rsid w:val="005E3CDF"/>
    <w:pPr>
      <w:numPr>
        <w:numId w:val="29"/>
      </w:numPr>
      <w:ind w:left="357" w:hanging="357"/>
    </w:pPr>
  </w:style>
  <w:style w:type="character" w:customStyle="1" w:styleId="TCap4Char">
    <w:name w:val="T_Cap4 Char"/>
    <w:basedOn w:val="TCap3Char"/>
    <w:link w:val="TCap4"/>
    <w:rsid w:val="005E3CDF"/>
    <w:rPr>
      <w:rFonts w:asciiTheme="majorHAnsi" w:eastAsiaTheme="majorEastAsia" w:hAnsiTheme="majorHAnsi" w:cstheme="majorBidi"/>
      <w:b/>
      <w:bCs/>
      <w:color w:val="000000" w:themeColor="accent1"/>
      <w:sz w:val="32"/>
      <w:szCs w:val="26"/>
    </w:rPr>
  </w:style>
  <w:style w:type="paragraph" w:styleId="ndicedeilustraes">
    <w:name w:val="table of figures"/>
    <w:basedOn w:val="Normal"/>
    <w:next w:val="Normal"/>
    <w:uiPriority w:val="99"/>
    <w:unhideWhenUsed/>
    <w:rsid w:val="00E30554"/>
    <w:pPr>
      <w:spacing w:after="0"/>
    </w:pPr>
  </w:style>
  <w:style w:type="paragraph" w:styleId="Reviso">
    <w:name w:val="Revision"/>
    <w:hidden/>
    <w:uiPriority w:val="99"/>
    <w:semiHidden/>
    <w:rsid w:val="009F592F"/>
    <w:pPr>
      <w:spacing w:after="0" w:line="240" w:lineRule="auto"/>
    </w:pPr>
    <w:rPr>
      <w:sz w:val="24"/>
    </w:rPr>
  </w:style>
  <w:style w:type="paragraph" w:styleId="Bibliografia">
    <w:name w:val="Bibliography"/>
    <w:basedOn w:val="Normal"/>
    <w:next w:val="Normal"/>
    <w:uiPriority w:val="37"/>
    <w:unhideWhenUsed/>
    <w:rsid w:val="009B181F"/>
  </w:style>
  <w:style w:type="paragraph" w:styleId="Cabealho">
    <w:name w:val="header"/>
    <w:basedOn w:val="Normal"/>
    <w:link w:val="CabealhoChar"/>
    <w:uiPriority w:val="99"/>
    <w:unhideWhenUsed/>
    <w:rsid w:val="00AF5FEB"/>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AF5FEB"/>
    <w:rPr>
      <w:sz w:val="24"/>
    </w:rPr>
  </w:style>
  <w:style w:type="paragraph" w:styleId="Rodap">
    <w:name w:val="footer"/>
    <w:basedOn w:val="Normal"/>
    <w:link w:val="RodapChar"/>
    <w:uiPriority w:val="99"/>
    <w:unhideWhenUsed/>
    <w:rsid w:val="00AF5FEB"/>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AF5FEB"/>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A19"/>
    <w:pPr>
      <w:spacing w:before="120" w:after="320" w:line="360" w:lineRule="auto"/>
      <w:jc w:val="both"/>
    </w:pPr>
    <w:rPr>
      <w:sz w:val="24"/>
    </w:rPr>
  </w:style>
  <w:style w:type="paragraph" w:styleId="Ttulo1">
    <w:name w:val="heading 1"/>
    <w:basedOn w:val="Normal"/>
    <w:next w:val="Normal"/>
    <w:link w:val="Ttulo1Char"/>
    <w:uiPriority w:val="9"/>
    <w:qFormat/>
    <w:rsid w:val="00DF0FF9"/>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Ttulo2">
    <w:name w:val="heading 2"/>
    <w:basedOn w:val="Normal"/>
    <w:next w:val="Normal"/>
    <w:link w:val="Ttulo2Char"/>
    <w:uiPriority w:val="9"/>
    <w:unhideWhenUsed/>
    <w:qFormat/>
    <w:rsid w:val="00DF0FF9"/>
    <w:pPr>
      <w:keepNext/>
      <w:keepLines/>
      <w:spacing w:before="200" w:after="0"/>
      <w:outlineLvl w:val="1"/>
    </w:pPr>
    <w:rPr>
      <w:rFonts w:ascii="Times New Roman" w:eastAsiaTheme="majorEastAsia" w:hAnsi="Times New Roman" w:cstheme="majorBidi"/>
      <w:b/>
      <w:bCs/>
      <w:color w:val="000000" w:themeColor="accent1"/>
      <w:sz w:val="26"/>
      <w:szCs w:val="26"/>
    </w:rPr>
  </w:style>
  <w:style w:type="paragraph" w:styleId="Ttulo3">
    <w:name w:val="heading 3"/>
    <w:basedOn w:val="Normal"/>
    <w:next w:val="Normal"/>
    <w:link w:val="Ttulo3Char"/>
    <w:uiPriority w:val="9"/>
    <w:unhideWhenUsed/>
    <w:qFormat/>
    <w:rsid w:val="00DF0FF9"/>
    <w:pPr>
      <w:keepNext/>
      <w:keepLines/>
      <w:spacing w:before="200" w:after="0"/>
      <w:outlineLvl w:val="2"/>
    </w:pPr>
    <w:rPr>
      <w:rFonts w:ascii="Times New Roman" w:eastAsiaTheme="majorEastAsia" w:hAnsi="Times New Roman" w:cstheme="majorBidi"/>
      <w:b/>
      <w:bCs/>
      <w:color w:val="000000" w:themeColor="accent1"/>
    </w:rPr>
  </w:style>
  <w:style w:type="paragraph" w:styleId="Ttulo4">
    <w:name w:val="heading 4"/>
    <w:basedOn w:val="Normal"/>
    <w:next w:val="Normal"/>
    <w:link w:val="Ttulo4Char"/>
    <w:uiPriority w:val="9"/>
    <w:unhideWhenUsed/>
    <w:qFormat/>
    <w:rsid w:val="00DF0FF9"/>
    <w:pPr>
      <w:keepNext/>
      <w:keepLines/>
      <w:spacing w:before="200" w:after="0"/>
      <w:outlineLvl w:val="3"/>
    </w:pPr>
    <w:rPr>
      <w:rFonts w:ascii="Times New Roman" w:eastAsiaTheme="majorEastAsia" w:hAnsi="Times New Roman" w:cstheme="majorBidi"/>
      <w:b/>
      <w:bCs/>
      <w:i/>
      <w:iCs/>
      <w:color w:val="000000" w:themeColor="accent1"/>
    </w:rPr>
  </w:style>
  <w:style w:type="paragraph" w:styleId="Ttulo5">
    <w:name w:val="heading 5"/>
    <w:basedOn w:val="Normal"/>
    <w:next w:val="Normal"/>
    <w:link w:val="Ttulo5Char"/>
    <w:uiPriority w:val="9"/>
    <w:semiHidden/>
    <w:unhideWhenUsed/>
    <w:qFormat/>
    <w:rsid w:val="00DF0FF9"/>
    <w:pPr>
      <w:keepNext/>
      <w:keepLines/>
      <w:spacing w:before="200" w:after="0"/>
      <w:outlineLvl w:val="4"/>
    </w:pPr>
    <w:rPr>
      <w:rFonts w:ascii="Times New Roman" w:eastAsiaTheme="majorEastAsia" w:hAnsi="Times New Roman" w:cstheme="majorBidi"/>
      <w:color w:val="000000" w:themeColor="accent1" w:themeShade="7F"/>
    </w:rPr>
  </w:style>
  <w:style w:type="paragraph" w:styleId="Ttulo6">
    <w:name w:val="heading 6"/>
    <w:basedOn w:val="Normal"/>
    <w:next w:val="Normal"/>
    <w:link w:val="Ttulo6Char"/>
    <w:uiPriority w:val="9"/>
    <w:semiHidden/>
    <w:unhideWhenUsed/>
    <w:qFormat/>
    <w:rsid w:val="00DF0FF9"/>
    <w:pPr>
      <w:keepNext/>
      <w:keepLines/>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har"/>
    <w:uiPriority w:val="9"/>
    <w:semiHidden/>
    <w:unhideWhenUsed/>
    <w:qFormat/>
    <w:rsid w:val="00DF0FF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F0FF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F0FF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2243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22430"/>
    <w:rPr>
      <w:rFonts w:ascii="Tahoma" w:hAnsi="Tahoma" w:cs="Tahoma"/>
      <w:sz w:val="16"/>
      <w:szCs w:val="16"/>
    </w:rPr>
  </w:style>
  <w:style w:type="character" w:customStyle="1" w:styleId="Ttulo1Char">
    <w:name w:val="Título 1 Char"/>
    <w:basedOn w:val="Fontepargpadro"/>
    <w:link w:val="Ttulo1"/>
    <w:uiPriority w:val="9"/>
    <w:rsid w:val="00DF0FF9"/>
    <w:rPr>
      <w:rFonts w:ascii="Times New Roman" w:eastAsiaTheme="majorEastAsia" w:hAnsi="Times New Roman" w:cstheme="majorBidi"/>
      <w:b/>
      <w:bCs/>
      <w:color w:val="000000" w:themeColor="accent1" w:themeShade="BF"/>
      <w:sz w:val="28"/>
      <w:szCs w:val="28"/>
    </w:rPr>
  </w:style>
  <w:style w:type="character" w:customStyle="1" w:styleId="Ttulo2Char">
    <w:name w:val="Título 2 Char"/>
    <w:basedOn w:val="Fontepargpadro"/>
    <w:link w:val="Ttulo2"/>
    <w:uiPriority w:val="9"/>
    <w:rsid w:val="00DF0FF9"/>
    <w:rPr>
      <w:rFonts w:ascii="Times New Roman" w:eastAsiaTheme="majorEastAsia" w:hAnsi="Times New Roman" w:cstheme="majorBidi"/>
      <w:b/>
      <w:bCs/>
      <w:color w:val="000000" w:themeColor="accent1"/>
      <w:sz w:val="26"/>
      <w:szCs w:val="26"/>
    </w:rPr>
  </w:style>
  <w:style w:type="character" w:customStyle="1" w:styleId="Ttulo3Char">
    <w:name w:val="Título 3 Char"/>
    <w:basedOn w:val="Fontepargpadro"/>
    <w:link w:val="Ttulo3"/>
    <w:uiPriority w:val="9"/>
    <w:rsid w:val="00DF0FF9"/>
    <w:rPr>
      <w:rFonts w:ascii="Times New Roman" w:eastAsiaTheme="majorEastAsia" w:hAnsi="Times New Roman" w:cstheme="majorBidi"/>
      <w:b/>
      <w:bCs/>
      <w:color w:val="000000" w:themeColor="accent1"/>
      <w:sz w:val="24"/>
    </w:rPr>
  </w:style>
  <w:style w:type="character" w:customStyle="1" w:styleId="Ttulo4Char">
    <w:name w:val="Título 4 Char"/>
    <w:basedOn w:val="Fontepargpadro"/>
    <w:link w:val="Ttulo4"/>
    <w:uiPriority w:val="9"/>
    <w:rsid w:val="00DF0FF9"/>
    <w:rPr>
      <w:rFonts w:ascii="Times New Roman" w:eastAsiaTheme="majorEastAsia" w:hAnsi="Times New Roman" w:cstheme="majorBidi"/>
      <w:b/>
      <w:bCs/>
      <w:i/>
      <w:iCs/>
      <w:color w:val="000000" w:themeColor="accent1"/>
      <w:sz w:val="24"/>
    </w:rPr>
  </w:style>
  <w:style w:type="character" w:customStyle="1" w:styleId="Ttulo5Char">
    <w:name w:val="Título 5 Char"/>
    <w:basedOn w:val="Fontepargpadro"/>
    <w:link w:val="Ttulo5"/>
    <w:uiPriority w:val="9"/>
    <w:semiHidden/>
    <w:rsid w:val="00DF0FF9"/>
    <w:rPr>
      <w:rFonts w:ascii="Times New Roman" w:eastAsiaTheme="majorEastAsia" w:hAnsi="Times New Roman" w:cstheme="majorBidi"/>
      <w:color w:val="000000" w:themeColor="accent1" w:themeShade="7F"/>
      <w:sz w:val="24"/>
    </w:rPr>
  </w:style>
  <w:style w:type="character" w:customStyle="1" w:styleId="Ttulo6Char">
    <w:name w:val="Título 6 Char"/>
    <w:basedOn w:val="Fontepargpadro"/>
    <w:link w:val="Ttulo6"/>
    <w:uiPriority w:val="9"/>
    <w:semiHidden/>
    <w:rsid w:val="00DF0FF9"/>
    <w:rPr>
      <w:rFonts w:asciiTheme="majorHAnsi" w:eastAsiaTheme="majorEastAsia" w:hAnsiTheme="majorHAnsi" w:cstheme="majorBidi"/>
      <w:i/>
      <w:iCs/>
      <w:color w:val="000000" w:themeColor="accent1" w:themeShade="7F"/>
    </w:rPr>
  </w:style>
  <w:style w:type="character" w:customStyle="1" w:styleId="Ttulo7Char">
    <w:name w:val="Título 7 Char"/>
    <w:basedOn w:val="Fontepargpadro"/>
    <w:link w:val="Ttulo7"/>
    <w:uiPriority w:val="9"/>
    <w:semiHidden/>
    <w:rsid w:val="00DF0FF9"/>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F0FF9"/>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F0FF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6C242F"/>
    <w:pPr>
      <w:spacing w:line="240" w:lineRule="auto"/>
    </w:pPr>
    <w:rPr>
      <w:bCs/>
      <w:color w:val="000000" w:themeColor="accent1"/>
      <w:szCs w:val="18"/>
    </w:rPr>
  </w:style>
  <w:style w:type="paragraph" w:styleId="Ttulo">
    <w:name w:val="Title"/>
    <w:basedOn w:val="Normal"/>
    <w:next w:val="Normal"/>
    <w:link w:val="TtuloChar"/>
    <w:uiPriority w:val="10"/>
    <w:qFormat/>
    <w:rsid w:val="00D903CF"/>
    <w:pPr>
      <w:pBdr>
        <w:bottom w:val="single" w:sz="8" w:space="4" w:color="000000" w:themeColor="accent1"/>
      </w:pBdr>
      <w:spacing w:after="300" w:line="240" w:lineRule="auto"/>
      <w:contextualSpacing/>
    </w:pPr>
    <w:rPr>
      <w:rFonts w:asciiTheme="majorHAnsi" w:eastAsiaTheme="majorEastAsia" w:hAnsiTheme="majorHAnsi" w:cstheme="majorBidi"/>
      <w:b/>
      <w:color w:val="000000" w:themeColor="text2" w:themeShade="BF"/>
      <w:spacing w:val="5"/>
      <w:kern w:val="28"/>
      <w:sz w:val="28"/>
      <w:szCs w:val="52"/>
    </w:rPr>
  </w:style>
  <w:style w:type="character" w:customStyle="1" w:styleId="TtuloChar">
    <w:name w:val="Título Char"/>
    <w:basedOn w:val="Fontepargpadro"/>
    <w:link w:val="Ttulo"/>
    <w:uiPriority w:val="10"/>
    <w:rsid w:val="00D903CF"/>
    <w:rPr>
      <w:rFonts w:asciiTheme="majorHAnsi" w:eastAsiaTheme="majorEastAsia" w:hAnsiTheme="majorHAnsi" w:cstheme="majorBidi"/>
      <w:b/>
      <w:color w:val="000000" w:themeColor="text2" w:themeShade="BF"/>
      <w:spacing w:val="5"/>
      <w:kern w:val="28"/>
      <w:sz w:val="28"/>
      <w:szCs w:val="52"/>
    </w:rPr>
  </w:style>
  <w:style w:type="paragraph" w:styleId="Subttulo">
    <w:name w:val="Subtitle"/>
    <w:basedOn w:val="Normal"/>
    <w:next w:val="Normal"/>
    <w:link w:val="SubttuloChar"/>
    <w:uiPriority w:val="11"/>
    <w:qFormat/>
    <w:rsid w:val="00DF0FF9"/>
    <w:pPr>
      <w:numPr>
        <w:ilvl w:val="1"/>
      </w:numPr>
    </w:pPr>
    <w:rPr>
      <w:rFonts w:asciiTheme="majorHAnsi" w:eastAsiaTheme="majorEastAsia" w:hAnsiTheme="majorHAnsi" w:cstheme="majorBidi"/>
      <w:i/>
      <w:iCs/>
      <w:color w:val="000000" w:themeColor="accent1"/>
      <w:spacing w:val="15"/>
      <w:szCs w:val="24"/>
    </w:rPr>
  </w:style>
  <w:style w:type="character" w:customStyle="1" w:styleId="SubttuloChar">
    <w:name w:val="Subtítulo Char"/>
    <w:basedOn w:val="Fontepargpadro"/>
    <w:link w:val="Subttulo"/>
    <w:uiPriority w:val="11"/>
    <w:rsid w:val="00DF0FF9"/>
    <w:rPr>
      <w:rFonts w:asciiTheme="majorHAnsi" w:eastAsiaTheme="majorEastAsia" w:hAnsiTheme="majorHAnsi" w:cstheme="majorBidi"/>
      <w:i/>
      <w:iCs/>
      <w:color w:val="000000" w:themeColor="accent1"/>
      <w:spacing w:val="15"/>
      <w:sz w:val="24"/>
      <w:szCs w:val="24"/>
    </w:rPr>
  </w:style>
  <w:style w:type="character" w:styleId="Forte">
    <w:name w:val="Strong"/>
    <w:uiPriority w:val="22"/>
    <w:qFormat/>
    <w:rsid w:val="00DF0FF9"/>
    <w:rPr>
      <w:b/>
      <w:bCs/>
    </w:rPr>
  </w:style>
  <w:style w:type="character" w:styleId="nfase">
    <w:name w:val="Emphasis"/>
    <w:uiPriority w:val="20"/>
    <w:qFormat/>
    <w:rsid w:val="00DF0FF9"/>
    <w:rPr>
      <w:i/>
      <w:iCs/>
    </w:rPr>
  </w:style>
  <w:style w:type="paragraph" w:styleId="SemEspaamento">
    <w:name w:val="No Spacing"/>
    <w:basedOn w:val="Normal"/>
    <w:link w:val="SemEspaamentoChar"/>
    <w:uiPriority w:val="1"/>
    <w:qFormat/>
    <w:rsid w:val="00DF0FF9"/>
    <w:pPr>
      <w:spacing w:after="0" w:line="240" w:lineRule="auto"/>
    </w:pPr>
  </w:style>
  <w:style w:type="character" w:customStyle="1" w:styleId="SemEspaamentoChar">
    <w:name w:val="Sem Espaçamento Char"/>
    <w:basedOn w:val="Fontepargpadro"/>
    <w:link w:val="SemEspaamento"/>
    <w:uiPriority w:val="1"/>
    <w:rsid w:val="00DF0FF9"/>
  </w:style>
  <w:style w:type="paragraph" w:styleId="PargrafodaLista">
    <w:name w:val="List Paragraph"/>
    <w:basedOn w:val="Normal"/>
    <w:uiPriority w:val="34"/>
    <w:qFormat/>
    <w:rsid w:val="00DF0FF9"/>
    <w:pPr>
      <w:ind w:left="720"/>
      <w:contextualSpacing/>
    </w:pPr>
  </w:style>
  <w:style w:type="paragraph" w:styleId="Citao">
    <w:name w:val="Quote"/>
    <w:basedOn w:val="Normal"/>
    <w:next w:val="Normal"/>
    <w:link w:val="CitaoChar"/>
    <w:uiPriority w:val="29"/>
    <w:qFormat/>
    <w:rsid w:val="00DF0FF9"/>
    <w:rPr>
      <w:i/>
      <w:iCs/>
      <w:color w:val="000000" w:themeColor="text1"/>
    </w:rPr>
  </w:style>
  <w:style w:type="character" w:customStyle="1" w:styleId="CitaoChar">
    <w:name w:val="Citação Char"/>
    <w:basedOn w:val="Fontepargpadro"/>
    <w:link w:val="Citao"/>
    <w:uiPriority w:val="29"/>
    <w:rsid w:val="00DF0FF9"/>
    <w:rPr>
      <w:i/>
      <w:iCs/>
      <w:color w:val="000000" w:themeColor="text1"/>
    </w:rPr>
  </w:style>
  <w:style w:type="paragraph" w:styleId="CitaoIntensa">
    <w:name w:val="Intense Quote"/>
    <w:basedOn w:val="Normal"/>
    <w:next w:val="Normal"/>
    <w:link w:val="CitaoIntensaChar"/>
    <w:uiPriority w:val="30"/>
    <w:qFormat/>
    <w:rsid w:val="00DF0FF9"/>
    <w:pPr>
      <w:pBdr>
        <w:bottom w:val="single" w:sz="4" w:space="4" w:color="000000" w:themeColor="accent1"/>
      </w:pBdr>
      <w:spacing w:before="200" w:after="280"/>
      <w:ind w:left="936" w:right="936"/>
    </w:pPr>
    <w:rPr>
      <w:b/>
      <w:bCs/>
      <w:i/>
      <w:iCs/>
      <w:color w:val="000000" w:themeColor="accent1"/>
    </w:rPr>
  </w:style>
  <w:style w:type="character" w:customStyle="1" w:styleId="CitaoIntensaChar">
    <w:name w:val="Citação Intensa Char"/>
    <w:basedOn w:val="Fontepargpadro"/>
    <w:link w:val="CitaoIntensa"/>
    <w:uiPriority w:val="30"/>
    <w:rsid w:val="00DF0FF9"/>
    <w:rPr>
      <w:b/>
      <w:bCs/>
      <w:i/>
      <w:iCs/>
      <w:color w:val="000000" w:themeColor="accent1"/>
    </w:rPr>
  </w:style>
  <w:style w:type="character" w:styleId="nfaseSutil">
    <w:name w:val="Subtle Emphasis"/>
    <w:uiPriority w:val="19"/>
    <w:qFormat/>
    <w:rsid w:val="00DF0FF9"/>
    <w:rPr>
      <w:i/>
      <w:iCs/>
      <w:color w:val="808080" w:themeColor="text1" w:themeTint="7F"/>
    </w:rPr>
  </w:style>
  <w:style w:type="character" w:styleId="nfaseIntensa">
    <w:name w:val="Intense Emphasis"/>
    <w:uiPriority w:val="21"/>
    <w:qFormat/>
    <w:rsid w:val="00DF0FF9"/>
    <w:rPr>
      <w:b/>
      <w:bCs/>
      <w:i/>
      <w:iCs/>
      <w:color w:val="000000" w:themeColor="accent1"/>
    </w:rPr>
  </w:style>
  <w:style w:type="character" w:styleId="RefernciaSutil">
    <w:name w:val="Subtle Reference"/>
    <w:basedOn w:val="Fontepargpadro"/>
    <w:uiPriority w:val="31"/>
    <w:qFormat/>
    <w:rsid w:val="00DF0FF9"/>
    <w:rPr>
      <w:smallCaps/>
      <w:color w:val="000000" w:themeColor="accent2"/>
      <w:u w:val="single"/>
    </w:rPr>
  </w:style>
  <w:style w:type="character" w:styleId="RefernciaIntensa">
    <w:name w:val="Intense Reference"/>
    <w:uiPriority w:val="32"/>
    <w:qFormat/>
    <w:rsid w:val="00DF0FF9"/>
    <w:rPr>
      <w:b/>
      <w:bCs/>
      <w:smallCaps/>
      <w:color w:val="000000" w:themeColor="accent2"/>
      <w:spacing w:val="5"/>
      <w:u w:val="single"/>
    </w:rPr>
  </w:style>
  <w:style w:type="character" w:styleId="TtulodoLivro">
    <w:name w:val="Book Title"/>
    <w:uiPriority w:val="33"/>
    <w:qFormat/>
    <w:rsid w:val="00D903CF"/>
    <w:rPr>
      <w:rFonts w:ascii="Times New Roman" w:hAnsi="Times New Roman"/>
      <w:b/>
      <w:bCs/>
      <w:smallCaps/>
      <w:spacing w:val="5"/>
      <w:sz w:val="28"/>
    </w:rPr>
  </w:style>
  <w:style w:type="paragraph" w:styleId="CabealhodoSumrio">
    <w:name w:val="TOC Heading"/>
    <w:basedOn w:val="Ttulo1"/>
    <w:next w:val="Normal"/>
    <w:uiPriority w:val="39"/>
    <w:semiHidden/>
    <w:unhideWhenUsed/>
    <w:qFormat/>
    <w:rsid w:val="00DF0FF9"/>
    <w:pPr>
      <w:outlineLvl w:val="9"/>
    </w:pPr>
  </w:style>
  <w:style w:type="paragraph" w:customStyle="1" w:styleId="Capa">
    <w:name w:val="Capa"/>
    <w:basedOn w:val="SemEspaamento"/>
    <w:link w:val="CapaChar"/>
    <w:qFormat/>
    <w:rsid w:val="00D903CF"/>
    <w:pPr>
      <w:jc w:val="center"/>
    </w:pPr>
    <w:rPr>
      <w:sz w:val="28"/>
    </w:rPr>
  </w:style>
  <w:style w:type="paragraph" w:customStyle="1" w:styleId="TituloCapa">
    <w:name w:val="Titulo Capa"/>
    <w:basedOn w:val="Capa"/>
    <w:link w:val="TituloCapaChar"/>
    <w:qFormat/>
    <w:rsid w:val="0069651F"/>
    <w:rPr>
      <w:rFonts w:asciiTheme="majorHAnsi" w:hAnsiTheme="majorHAnsi"/>
      <w:b/>
      <w:sz w:val="36"/>
    </w:rPr>
  </w:style>
  <w:style w:type="character" w:customStyle="1" w:styleId="CapaChar">
    <w:name w:val="Capa Char"/>
    <w:basedOn w:val="Fontepargpadro"/>
    <w:link w:val="Capa"/>
    <w:rsid w:val="00D903CF"/>
    <w:rPr>
      <w:sz w:val="28"/>
    </w:rPr>
  </w:style>
  <w:style w:type="paragraph" w:customStyle="1" w:styleId="CaixadeTexto">
    <w:name w:val="Caixa de Texto"/>
    <w:basedOn w:val="SemEspaamento"/>
    <w:link w:val="CaixadeTextoChar"/>
    <w:qFormat/>
    <w:rsid w:val="00EA7D79"/>
    <w:rPr>
      <w:i/>
    </w:rPr>
  </w:style>
  <w:style w:type="character" w:customStyle="1" w:styleId="TituloCapaChar">
    <w:name w:val="Titulo Capa Char"/>
    <w:basedOn w:val="CapaChar"/>
    <w:link w:val="TituloCapa"/>
    <w:rsid w:val="0069651F"/>
    <w:rPr>
      <w:rFonts w:asciiTheme="majorHAnsi" w:hAnsiTheme="majorHAnsi"/>
      <w:b/>
      <w:sz w:val="36"/>
    </w:rPr>
  </w:style>
  <w:style w:type="character" w:customStyle="1" w:styleId="CaixadeTextoChar">
    <w:name w:val="Caixa de Texto Char"/>
    <w:basedOn w:val="SemEspaamentoChar"/>
    <w:link w:val="CaixadeTexto"/>
    <w:rsid w:val="00EA7D79"/>
    <w:rPr>
      <w:i/>
      <w:sz w:val="24"/>
    </w:rPr>
  </w:style>
  <w:style w:type="paragraph" w:customStyle="1" w:styleId="TituloSeo">
    <w:name w:val="Titulo Seção"/>
    <w:basedOn w:val="TituloCapa"/>
    <w:next w:val="Normal"/>
    <w:link w:val="TituloSeoChar"/>
    <w:qFormat/>
    <w:rsid w:val="002D4A44"/>
    <w:pPr>
      <w:spacing w:after="1800"/>
    </w:pPr>
    <w:rPr>
      <w:sz w:val="44"/>
    </w:rPr>
  </w:style>
  <w:style w:type="character" w:customStyle="1" w:styleId="TituloSeoChar">
    <w:name w:val="Titulo Seção Char"/>
    <w:basedOn w:val="TituloCapaChar"/>
    <w:link w:val="TituloSeo"/>
    <w:rsid w:val="002D4A44"/>
    <w:rPr>
      <w:rFonts w:asciiTheme="majorHAnsi" w:hAnsiTheme="majorHAnsi"/>
      <w:b/>
      <w:sz w:val="44"/>
    </w:rPr>
  </w:style>
  <w:style w:type="character" w:styleId="Refdecomentrio">
    <w:name w:val="annotation reference"/>
    <w:basedOn w:val="Fontepargpadro"/>
    <w:uiPriority w:val="99"/>
    <w:semiHidden/>
    <w:unhideWhenUsed/>
    <w:rsid w:val="00F06C99"/>
    <w:rPr>
      <w:sz w:val="18"/>
      <w:szCs w:val="18"/>
    </w:rPr>
  </w:style>
  <w:style w:type="paragraph" w:styleId="Textodecomentrio">
    <w:name w:val="annotation text"/>
    <w:basedOn w:val="Normal"/>
    <w:link w:val="TextodecomentrioChar"/>
    <w:uiPriority w:val="99"/>
    <w:semiHidden/>
    <w:unhideWhenUsed/>
    <w:rsid w:val="00F06C99"/>
    <w:pPr>
      <w:spacing w:before="0" w:after="200" w:line="240" w:lineRule="auto"/>
    </w:pPr>
    <w:rPr>
      <w:szCs w:val="24"/>
    </w:rPr>
  </w:style>
  <w:style w:type="character" w:customStyle="1" w:styleId="TextodecomentrioChar">
    <w:name w:val="Texto de comentário Char"/>
    <w:basedOn w:val="Fontepargpadro"/>
    <w:link w:val="Textodecomentrio"/>
    <w:uiPriority w:val="99"/>
    <w:semiHidden/>
    <w:rsid w:val="00F06C99"/>
    <w:rPr>
      <w:sz w:val="24"/>
      <w:szCs w:val="24"/>
    </w:rPr>
  </w:style>
  <w:style w:type="paragraph" w:customStyle="1" w:styleId="TCap">
    <w:name w:val="T_Cap"/>
    <w:basedOn w:val="Normal"/>
    <w:link w:val="TCapChar"/>
    <w:qFormat/>
    <w:rsid w:val="002D4A44"/>
    <w:pPr>
      <w:spacing w:before="0" w:after="0"/>
      <w:jc w:val="center"/>
    </w:pPr>
    <w:rPr>
      <w:rFonts w:asciiTheme="majorHAnsi" w:hAnsiTheme="majorHAnsi"/>
      <w:caps/>
      <w:sz w:val="32"/>
    </w:rPr>
  </w:style>
  <w:style w:type="paragraph" w:customStyle="1" w:styleId="TSeCap">
    <w:name w:val="T_SeCap"/>
    <w:basedOn w:val="Ttulo1"/>
    <w:link w:val="TSeCapChar"/>
    <w:qFormat/>
    <w:rsid w:val="00A75A19"/>
    <w:pPr>
      <w:spacing w:before="240" w:after="1800"/>
      <w:jc w:val="center"/>
    </w:pPr>
    <w:rPr>
      <w:rFonts w:asciiTheme="majorHAnsi" w:hAnsiTheme="majorHAnsi"/>
      <w:sz w:val="44"/>
    </w:rPr>
  </w:style>
  <w:style w:type="character" w:customStyle="1" w:styleId="TCapChar">
    <w:name w:val="T_Cap Char"/>
    <w:basedOn w:val="Fontepargpadro"/>
    <w:link w:val="TCap"/>
    <w:rsid w:val="002D4A44"/>
    <w:rPr>
      <w:rFonts w:asciiTheme="majorHAnsi" w:hAnsiTheme="majorHAnsi"/>
      <w:caps/>
      <w:sz w:val="32"/>
    </w:rPr>
  </w:style>
  <w:style w:type="paragraph" w:customStyle="1" w:styleId="T1Cap1">
    <w:name w:val="T1_Cap1"/>
    <w:basedOn w:val="Ttulo2"/>
    <w:link w:val="T1Cap1Char"/>
    <w:qFormat/>
    <w:rsid w:val="00F6657D"/>
    <w:pPr>
      <w:numPr>
        <w:numId w:val="1"/>
      </w:numPr>
      <w:jc w:val="left"/>
    </w:pPr>
    <w:rPr>
      <w:rFonts w:asciiTheme="majorHAnsi" w:hAnsiTheme="majorHAnsi"/>
      <w:sz w:val="32"/>
    </w:rPr>
  </w:style>
  <w:style w:type="character" w:customStyle="1" w:styleId="TSeCapChar">
    <w:name w:val="T_SeCap Char"/>
    <w:basedOn w:val="Ttulo1Char"/>
    <w:link w:val="TSeCap"/>
    <w:rsid w:val="00A75A19"/>
    <w:rPr>
      <w:rFonts w:asciiTheme="majorHAnsi" w:eastAsiaTheme="majorEastAsia" w:hAnsiTheme="majorHAnsi" w:cstheme="majorBidi"/>
      <w:b/>
      <w:bCs/>
      <w:color w:val="000000" w:themeColor="accent1" w:themeShade="BF"/>
      <w:sz w:val="44"/>
      <w:szCs w:val="28"/>
    </w:rPr>
  </w:style>
  <w:style w:type="paragraph" w:styleId="Sumrio1">
    <w:name w:val="toc 1"/>
    <w:basedOn w:val="Normal"/>
    <w:next w:val="Normal"/>
    <w:autoRedefine/>
    <w:uiPriority w:val="39"/>
    <w:unhideWhenUsed/>
    <w:rsid w:val="00BF7BFB"/>
    <w:pPr>
      <w:spacing w:before="240" w:after="120"/>
      <w:jc w:val="left"/>
    </w:pPr>
    <w:rPr>
      <w:rFonts w:cstheme="minorHAnsi"/>
      <w:b/>
      <w:bCs/>
      <w:szCs w:val="20"/>
    </w:rPr>
  </w:style>
  <w:style w:type="character" w:customStyle="1" w:styleId="T1Cap1Char">
    <w:name w:val="T1_Cap1 Char"/>
    <w:basedOn w:val="Ttulo2Char"/>
    <w:link w:val="T1Cap1"/>
    <w:rsid w:val="00F6657D"/>
    <w:rPr>
      <w:rFonts w:asciiTheme="majorHAnsi" w:eastAsiaTheme="majorEastAsia" w:hAnsiTheme="majorHAnsi" w:cstheme="majorBidi"/>
      <w:b/>
      <w:bCs/>
      <w:color w:val="000000" w:themeColor="accent1"/>
      <w:sz w:val="32"/>
      <w:szCs w:val="26"/>
    </w:rPr>
  </w:style>
  <w:style w:type="paragraph" w:styleId="Sumrio2">
    <w:name w:val="toc 2"/>
    <w:basedOn w:val="Normal"/>
    <w:next w:val="Normal"/>
    <w:autoRedefine/>
    <w:uiPriority w:val="39"/>
    <w:unhideWhenUsed/>
    <w:rsid w:val="00BF7BFB"/>
    <w:pPr>
      <w:spacing w:after="0"/>
      <w:ind w:left="240"/>
      <w:jc w:val="left"/>
    </w:pPr>
    <w:rPr>
      <w:rFonts w:cstheme="minorHAnsi"/>
      <w:iCs/>
      <w:szCs w:val="20"/>
    </w:rPr>
  </w:style>
  <w:style w:type="character" w:styleId="Hyperlink">
    <w:name w:val="Hyperlink"/>
    <w:basedOn w:val="Fontepargpadro"/>
    <w:uiPriority w:val="99"/>
    <w:unhideWhenUsed/>
    <w:rsid w:val="00BF7BFB"/>
    <w:rPr>
      <w:color w:val="000000" w:themeColor="hyperlink"/>
      <w:u w:val="single"/>
    </w:rPr>
  </w:style>
  <w:style w:type="paragraph" w:styleId="Sumrio3">
    <w:name w:val="toc 3"/>
    <w:basedOn w:val="Normal"/>
    <w:next w:val="Normal"/>
    <w:autoRedefine/>
    <w:uiPriority w:val="39"/>
    <w:unhideWhenUsed/>
    <w:rsid w:val="00BF7BFB"/>
    <w:pPr>
      <w:spacing w:before="0" w:after="0"/>
      <w:ind w:left="480"/>
      <w:jc w:val="left"/>
    </w:pPr>
    <w:rPr>
      <w:rFonts w:cstheme="minorHAnsi"/>
      <w:sz w:val="20"/>
      <w:szCs w:val="20"/>
    </w:rPr>
  </w:style>
  <w:style w:type="paragraph" w:styleId="Sumrio4">
    <w:name w:val="toc 4"/>
    <w:basedOn w:val="Normal"/>
    <w:next w:val="Normal"/>
    <w:autoRedefine/>
    <w:uiPriority w:val="39"/>
    <w:unhideWhenUsed/>
    <w:rsid w:val="00BF7BFB"/>
    <w:pPr>
      <w:spacing w:before="0" w:after="0"/>
      <w:ind w:left="720"/>
      <w:jc w:val="left"/>
    </w:pPr>
    <w:rPr>
      <w:rFonts w:cstheme="minorHAnsi"/>
      <w:sz w:val="20"/>
      <w:szCs w:val="20"/>
    </w:rPr>
  </w:style>
  <w:style w:type="paragraph" w:styleId="Sumrio5">
    <w:name w:val="toc 5"/>
    <w:basedOn w:val="Normal"/>
    <w:next w:val="Normal"/>
    <w:autoRedefine/>
    <w:uiPriority w:val="39"/>
    <w:unhideWhenUsed/>
    <w:rsid w:val="00BF7BFB"/>
    <w:pPr>
      <w:spacing w:before="0" w:after="0"/>
      <w:ind w:left="960"/>
      <w:jc w:val="left"/>
    </w:pPr>
    <w:rPr>
      <w:rFonts w:cstheme="minorHAnsi"/>
      <w:sz w:val="20"/>
      <w:szCs w:val="20"/>
    </w:rPr>
  </w:style>
  <w:style w:type="paragraph" w:styleId="Sumrio6">
    <w:name w:val="toc 6"/>
    <w:basedOn w:val="Normal"/>
    <w:next w:val="Normal"/>
    <w:autoRedefine/>
    <w:uiPriority w:val="39"/>
    <w:unhideWhenUsed/>
    <w:rsid w:val="00BF7BFB"/>
    <w:pPr>
      <w:spacing w:before="0" w:after="0"/>
      <w:ind w:left="1200"/>
      <w:jc w:val="left"/>
    </w:pPr>
    <w:rPr>
      <w:rFonts w:cstheme="minorHAnsi"/>
      <w:sz w:val="20"/>
      <w:szCs w:val="20"/>
    </w:rPr>
  </w:style>
  <w:style w:type="paragraph" w:styleId="Sumrio7">
    <w:name w:val="toc 7"/>
    <w:basedOn w:val="Normal"/>
    <w:next w:val="Normal"/>
    <w:autoRedefine/>
    <w:uiPriority w:val="39"/>
    <w:unhideWhenUsed/>
    <w:rsid w:val="00BF7BFB"/>
    <w:pPr>
      <w:spacing w:before="0" w:after="0"/>
      <w:ind w:left="1440"/>
      <w:jc w:val="left"/>
    </w:pPr>
    <w:rPr>
      <w:rFonts w:cstheme="minorHAnsi"/>
      <w:sz w:val="20"/>
      <w:szCs w:val="20"/>
    </w:rPr>
  </w:style>
  <w:style w:type="paragraph" w:styleId="Sumrio8">
    <w:name w:val="toc 8"/>
    <w:basedOn w:val="Normal"/>
    <w:next w:val="Normal"/>
    <w:autoRedefine/>
    <w:uiPriority w:val="39"/>
    <w:unhideWhenUsed/>
    <w:rsid w:val="00BF7BFB"/>
    <w:pPr>
      <w:spacing w:before="0" w:after="0"/>
      <w:ind w:left="1680"/>
      <w:jc w:val="left"/>
    </w:pPr>
    <w:rPr>
      <w:rFonts w:cstheme="minorHAnsi"/>
      <w:sz w:val="20"/>
      <w:szCs w:val="20"/>
    </w:rPr>
  </w:style>
  <w:style w:type="paragraph" w:styleId="Sumrio9">
    <w:name w:val="toc 9"/>
    <w:basedOn w:val="Normal"/>
    <w:next w:val="Normal"/>
    <w:autoRedefine/>
    <w:uiPriority w:val="39"/>
    <w:unhideWhenUsed/>
    <w:rsid w:val="00BF7BFB"/>
    <w:pPr>
      <w:spacing w:before="0" w:after="0"/>
      <w:ind w:left="1920"/>
      <w:jc w:val="left"/>
    </w:pPr>
    <w:rPr>
      <w:rFonts w:cstheme="minorHAnsi"/>
      <w:sz w:val="20"/>
      <w:szCs w:val="20"/>
    </w:rPr>
  </w:style>
  <w:style w:type="character" w:customStyle="1" w:styleId="apple-style-span">
    <w:name w:val="apple-style-span"/>
    <w:basedOn w:val="Fontepargpadro"/>
    <w:rsid w:val="005332D1"/>
  </w:style>
  <w:style w:type="paragraph" w:styleId="Textodenotaderodap">
    <w:name w:val="footnote text"/>
    <w:basedOn w:val="Normal"/>
    <w:link w:val="TextodenotaderodapChar"/>
    <w:uiPriority w:val="99"/>
    <w:semiHidden/>
    <w:unhideWhenUsed/>
    <w:rsid w:val="005332D1"/>
    <w:pPr>
      <w:spacing w:before="0" w:after="0" w:line="240" w:lineRule="auto"/>
      <w:jc w:val="left"/>
    </w:pPr>
    <w:rPr>
      <w:sz w:val="20"/>
      <w:szCs w:val="20"/>
    </w:rPr>
  </w:style>
  <w:style w:type="character" w:customStyle="1" w:styleId="TextodenotaderodapChar">
    <w:name w:val="Texto de nota de rodapé Char"/>
    <w:basedOn w:val="Fontepargpadro"/>
    <w:link w:val="Textodenotaderodap"/>
    <w:uiPriority w:val="99"/>
    <w:semiHidden/>
    <w:rsid w:val="005332D1"/>
    <w:rPr>
      <w:sz w:val="20"/>
      <w:szCs w:val="20"/>
    </w:rPr>
  </w:style>
  <w:style w:type="character" w:styleId="Refdenotaderodap">
    <w:name w:val="footnote reference"/>
    <w:basedOn w:val="Fontepargpadro"/>
    <w:uiPriority w:val="99"/>
    <w:semiHidden/>
    <w:unhideWhenUsed/>
    <w:rsid w:val="005332D1"/>
    <w:rPr>
      <w:vertAlign w:val="superscript"/>
    </w:rPr>
  </w:style>
  <w:style w:type="table" w:styleId="Tabelacomgrade">
    <w:name w:val="Table Grid"/>
    <w:basedOn w:val="Tabelanormal"/>
    <w:uiPriority w:val="59"/>
    <w:rsid w:val="005332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5332D1"/>
    <w:rPr>
      <w:color w:val="808080"/>
    </w:rPr>
  </w:style>
  <w:style w:type="paragraph" w:customStyle="1" w:styleId="T1Cap2">
    <w:name w:val="T1_Cap2"/>
    <w:basedOn w:val="T1Cap1"/>
    <w:link w:val="T1Cap2Char"/>
    <w:qFormat/>
    <w:rsid w:val="005332D1"/>
    <w:pPr>
      <w:numPr>
        <w:numId w:val="13"/>
      </w:numPr>
      <w:ind w:left="357" w:hanging="357"/>
    </w:pPr>
  </w:style>
  <w:style w:type="paragraph" w:customStyle="1" w:styleId="T2Cap22">
    <w:name w:val="T2_Cap22"/>
    <w:basedOn w:val="Ttulo3"/>
    <w:link w:val="T2Cap22Char"/>
    <w:qFormat/>
    <w:rsid w:val="004C76B9"/>
    <w:pPr>
      <w:numPr>
        <w:numId w:val="14"/>
      </w:numPr>
    </w:pPr>
    <w:rPr>
      <w:rFonts w:asciiTheme="majorHAnsi" w:hAnsiTheme="majorHAnsi"/>
      <w:sz w:val="28"/>
    </w:rPr>
  </w:style>
  <w:style w:type="character" w:customStyle="1" w:styleId="T1Cap2Char">
    <w:name w:val="T1_Cap2 Char"/>
    <w:basedOn w:val="T1Cap1Char"/>
    <w:link w:val="T1Cap2"/>
    <w:rsid w:val="005332D1"/>
    <w:rPr>
      <w:rFonts w:asciiTheme="majorHAnsi" w:eastAsiaTheme="majorEastAsia" w:hAnsiTheme="majorHAnsi" w:cstheme="majorBidi"/>
      <w:b/>
      <w:bCs/>
      <w:color w:val="000000" w:themeColor="accent1"/>
      <w:sz w:val="32"/>
      <w:szCs w:val="26"/>
    </w:rPr>
  </w:style>
  <w:style w:type="paragraph" w:customStyle="1" w:styleId="T2Cap23">
    <w:name w:val="T2_Cap23"/>
    <w:basedOn w:val="T2Cap22"/>
    <w:link w:val="T2Cap23Char"/>
    <w:qFormat/>
    <w:rsid w:val="004C76B9"/>
    <w:pPr>
      <w:numPr>
        <w:numId w:val="15"/>
      </w:numPr>
      <w:ind w:left="357" w:hanging="357"/>
    </w:pPr>
  </w:style>
  <w:style w:type="character" w:customStyle="1" w:styleId="T2Cap22Char">
    <w:name w:val="T2_Cap22 Char"/>
    <w:basedOn w:val="Ttulo3Char"/>
    <w:link w:val="T2Cap22"/>
    <w:rsid w:val="004C76B9"/>
    <w:rPr>
      <w:rFonts w:asciiTheme="majorHAnsi" w:eastAsiaTheme="majorEastAsia" w:hAnsiTheme="majorHAnsi" w:cstheme="majorBidi"/>
      <w:b/>
      <w:bCs/>
      <w:color w:val="000000" w:themeColor="accent1"/>
      <w:sz w:val="28"/>
    </w:rPr>
  </w:style>
  <w:style w:type="paragraph" w:customStyle="1" w:styleId="TCap231">
    <w:name w:val="T_Cap231"/>
    <w:basedOn w:val="Ttulo4"/>
    <w:link w:val="TCap231Char"/>
    <w:qFormat/>
    <w:rsid w:val="00192B5D"/>
    <w:pPr>
      <w:numPr>
        <w:numId w:val="16"/>
      </w:numPr>
      <w:ind w:left="357" w:hanging="357"/>
    </w:pPr>
  </w:style>
  <w:style w:type="character" w:customStyle="1" w:styleId="T2Cap23Char">
    <w:name w:val="T2_Cap23 Char"/>
    <w:basedOn w:val="T2Cap22Char"/>
    <w:link w:val="T2Cap23"/>
    <w:rsid w:val="004C76B9"/>
    <w:rPr>
      <w:rFonts w:asciiTheme="majorHAnsi" w:eastAsiaTheme="majorEastAsia" w:hAnsiTheme="majorHAnsi" w:cstheme="majorBidi"/>
      <w:b/>
      <w:bCs/>
      <w:color w:val="000000" w:themeColor="accent1"/>
      <w:sz w:val="28"/>
    </w:rPr>
  </w:style>
  <w:style w:type="paragraph" w:customStyle="1" w:styleId="TCap232">
    <w:name w:val="T_Cap232"/>
    <w:basedOn w:val="TCap231"/>
    <w:link w:val="TCap232Char"/>
    <w:qFormat/>
    <w:rsid w:val="00B8491C"/>
    <w:pPr>
      <w:numPr>
        <w:numId w:val="17"/>
      </w:numPr>
      <w:ind w:left="357" w:hanging="357"/>
    </w:pPr>
  </w:style>
  <w:style w:type="character" w:customStyle="1" w:styleId="TCap231Char">
    <w:name w:val="T_Cap231 Char"/>
    <w:basedOn w:val="Ttulo4Char"/>
    <w:link w:val="TCap231"/>
    <w:rsid w:val="00192B5D"/>
    <w:rPr>
      <w:rFonts w:ascii="Times New Roman" w:eastAsiaTheme="majorEastAsia" w:hAnsi="Times New Roman" w:cstheme="majorBidi"/>
      <w:b/>
      <w:bCs/>
      <w:i/>
      <w:iCs/>
      <w:color w:val="000000" w:themeColor="accent1"/>
      <w:sz w:val="24"/>
    </w:rPr>
  </w:style>
  <w:style w:type="paragraph" w:customStyle="1" w:styleId="TCap24">
    <w:name w:val="T_Cap24"/>
    <w:basedOn w:val="T2Cap23"/>
    <w:link w:val="TCap24Char"/>
    <w:qFormat/>
    <w:rsid w:val="00B8491C"/>
    <w:pPr>
      <w:numPr>
        <w:numId w:val="19"/>
      </w:numPr>
      <w:ind w:left="357" w:hanging="357"/>
    </w:pPr>
  </w:style>
  <w:style w:type="character" w:customStyle="1" w:styleId="TCap232Char">
    <w:name w:val="T_Cap232 Char"/>
    <w:basedOn w:val="TCap231Char"/>
    <w:link w:val="TCap232"/>
    <w:rsid w:val="00B8491C"/>
    <w:rPr>
      <w:rFonts w:ascii="Times New Roman" w:eastAsiaTheme="majorEastAsia" w:hAnsi="Times New Roman" w:cstheme="majorBidi"/>
      <w:b/>
      <w:bCs/>
      <w:i/>
      <w:iCs/>
      <w:color w:val="000000" w:themeColor="accent1"/>
      <w:sz w:val="24"/>
    </w:rPr>
  </w:style>
  <w:style w:type="paragraph" w:customStyle="1" w:styleId="TCap3">
    <w:name w:val="T_Cap3"/>
    <w:basedOn w:val="T1Cap2"/>
    <w:link w:val="TCap3Char"/>
    <w:qFormat/>
    <w:rsid w:val="00115436"/>
    <w:pPr>
      <w:numPr>
        <w:numId w:val="22"/>
      </w:numPr>
      <w:ind w:left="357" w:hanging="357"/>
    </w:pPr>
  </w:style>
  <w:style w:type="character" w:customStyle="1" w:styleId="TCap24Char">
    <w:name w:val="T_Cap24 Char"/>
    <w:basedOn w:val="T2Cap23Char"/>
    <w:link w:val="TCap24"/>
    <w:rsid w:val="00B8491C"/>
    <w:rPr>
      <w:rFonts w:asciiTheme="majorHAnsi" w:eastAsiaTheme="majorEastAsia" w:hAnsiTheme="majorHAnsi" w:cstheme="majorBidi"/>
      <w:b/>
      <w:bCs/>
      <w:color w:val="000000" w:themeColor="accent1"/>
      <w:sz w:val="28"/>
    </w:rPr>
  </w:style>
  <w:style w:type="paragraph" w:customStyle="1" w:styleId="TCap32">
    <w:name w:val="T_Cap32"/>
    <w:basedOn w:val="T2Cap22"/>
    <w:link w:val="TCap32Char"/>
    <w:qFormat/>
    <w:rsid w:val="00115436"/>
    <w:pPr>
      <w:numPr>
        <w:numId w:val="23"/>
      </w:numPr>
      <w:ind w:left="357" w:hanging="357"/>
    </w:pPr>
  </w:style>
  <w:style w:type="character" w:customStyle="1" w:styleId="TCap3Char">
    <w:name w:val="T_Cap3 Char"/>
    <w:basedOn w:val="T1Cap2Char"/>
    <w:link w:val="TCap3"/>
    <w:rsid w:val="00115436"/>
    <w:rPr>
      <w:rFonts w:asciiTheme="majorHAnsi" w:eastAsiaTheme="majorEastAsia" w:hAnsiTheme="majorHAnsi" w:cstheme="majorBidi"/>
      <w:b/>
      <w:bCs/>
      <w:color w:val="000000" w:themeColor="accent1"/>
      <w:sz w:val="32"/>
      <w:szCs w:val="26"/>
    </w:rPr>
  </w:style>
  <w:style w:type="paragraph" w:customStyle="1" w:styleId="TCap321">
    <w:name w:val="T_Cap321"/>
    <w:basedOn w:val="TCap231"/>
    <w:link w:val="TCap321Char"/>
    <w:qFormat/>
    <w:rsid w:val="00115436"/>
    <w:pPr>
      <w:numPr>
        <w:numId w:val="24"/>
      </w:numPr>
      <w:ind w:left="357" w:hanging="357"/>
    </w:pPr>
  </w:style>
  <w:style w:type="character" w:customStyle="1" w:styleId="TCap32Char">
    <w:name w:val="T_Cap32 Char"/>
    <w:basedOn w:val="T2Cap22Char"/>
    <w:link w:val="TCap32"/>
    <w:rsid w:val="00115436"/>
    <w:rPr>
      <w:rFonts w:asciiTheme="majorHAnsi" w:eastAsiaTheme="majorEastAsia" w:hAnsiTheme="majorHAnsi" w:cstheme="majorBidi"/>
      <w:b/>
      <w:bCs/>
      <w:color w:val="000000" w:themeColor="accent1"/>
      <w:sz w:val="28"/>
    </w:rPr>
  </w:style>
  <w:style w:type="paragraph" w:customStyle="1" w:styleId="TCap322">
    <w:name w:val="T_Cap322"/>
    <w:basedOn w:val="TCap321"/>
    <w:link w:val="TCap322Char"/>
    <w:qFormat/>
    <w:rsid w:val="006E7915"/>
    <w:pPr>
      <w:numPr>
        <w:numId w:val="25"/>
      </w:numPr>
      <w:ind w:left="357" w:hanging="357"/>
    </w:pPr>
  </w:style>
  <w:style w:type="character" w:customStyle="1" w:styleId="TCap321Char">
    <w:name w:val="T_Cap321 Char"/>
    <w:basedOn w:val="TCap231Char"/>
    <w:link w:val="TCap321"/>
    <w:rsid w:val="00115436"/>
    <w:rPr>
      <w:rFonts w:ascii="Times New Roman" w:eastAsiaTheme="majorEastAsia" w:hAnsi="Times New Roman" w:cstheme="majorBidi"/>
      <w:b/>
      <w:bCs/>
      <w:i/>
      <w:iCs/>
      <w:color w:val="000000" w:themeColor="accent1"/>
      <w:sz w:val="24"/>
    </w:rPr>
  </w:style>
  <w:style w:type="paragraph" w:customStyle="1" w:styleId="TCap33">
    <w:name w:val="T_Cap33"/>
    <w:basedOn w:val="TCap32"/>
    <w:link w:val="TCap33Char"/>
    <w:qFormat/>
    <w:rsid w:val="006E7915"/>
    <w:pPr>
      <w:numPr>
        <w:numId w:val="27"/>
      </w:numPr>
      <w:ind w:left="357" w:hanging="357"/>
    </w:pPr>
  </w:style>
  <w:style w:type="character" w:customStyle="1" w:styleId="TCap322Char">
    <w:name w:val="T_Cap322 Char"/>
    <w:basedOn w:val="TCap321Char"/>
    <w:link w:val="TCap322"/>
    <w:rsid w:val="006E7915"/>
    <w:rPr>
      <w:rFonts w:ascii="Times New Roman" w:eastAsiaTheme="majorEastAsia" w:hAnsi="Times New Roman" w:cstheme="majorBidi"/>
      <w:b/>
      <w:bCs/>
      <w:i/>
      <w:iCs/>
      <w:color w:val="000000" w:themeColor="accent1"/>
      <w:sz w:val="24"/>
    </w:rPr>
  </w:style>
  <w:style w:type="character" w:customStyle="1" w:styleId="TCap33Char">
    <w:name w:val="T_Cap33 Char"/>
    <w:basedOn w:val="TCap32Char"/>
    <w:link w:val="TCap33"/>
    <w:rsid w:val="006E7915"/>
    <w:rPr>
      <w:rFonts w:asciiTheme="majorHAnsi" w:eastAsiaTheme="majorEastAsia" w:hAnsiTheme="majorHAnsi" w:cstheme="majorBidi"/>
      <w:b/>
      <w:bCs/>
      <w:color w:val="000000" w:themeColor="accent1"/>
      <w:sz w:val="28"/>
    </w:rPr>
  </w:style>
  <w:style w:type="paragraph" w:customStyle="1" w:styleId="TCap4">
    <w:name w:val="T_Cap4"/>
    <w:basedOn w:val="TCap3"/>
    <w:link w:val="TCap4Char"/>
    <w:qFormat/>
    <w:rsid w:val="005E3CDF"/>
    <w:pPr>
      <w:numPr>
        <w:numId w:val="29"/>
      </w:numPr>
      <w:ind w:left="357" w:hanging="357"/>
    </w:pPr>
  </w:style>
  <w:style w:type="character" w:customStyle="1" w:styleId="TCap4Char">
    <w:name w:val="T_Cap4 Char"/>
    <w:basedOn w:val="TCap3Char"/>
    <w:link w:val="TCap4"/>
    <w:rsid w:val="005E3CDF"/>
    <w:rPr>
      <w:rFonts w:asciiTheme="majorHAnsi" w:eastAsiaTheme="majorEastAsia" w:hAnsiTheme="majorHAnsi" w:cstheme="majorBidi"/>
      <w:b/>
      <w:bCs/>
      <w:color w:val="000000" w:themeColor="accent1"/>
      <w:sz w:val="32"/>
      <w:szCs w:val="26"/>
    </w:rPr>
  </w:style>
  <w:style w:type="paragraph" w:styleId="ndicedeilustraes">
    <w:name w:val="table of figures"/>
    <w:basedOn w:val="Normal"/>
    <w:next w:val="Normal"/>
    <w:uiPriority w:val="99"/>
    <w:unhideWhenUsed/>
    <w:rsid w:val="00E30554"/>
    <w:pPr>
      <w:spacing w:after="0"/>
    </w:pPr>
  </w:style>
  <w:style w:type="paragraph" w:styleId="Reviso">
    <w:name w:val="Revision"/>
    <w:hidden/>
    <w:uiPriority w:val="99"/>
    <w:semiHidden/>
    <w:rsid w:val="009F592F"/>
    <w:pPr>
      <w:spacing w:after="0" w:line="240" w:lineRule="auto"/>
    </w:pPr>
    <w:rPr>
      <w:sz w:val="24"/>
    </w:rPr>
  </w:style>
  <w:style w:type="paragraph" w:styleId="Bibliografia">
    <w:name w:val="Bibliography"/>
    <w:basedOn w:val="Normal"/>
    <w:next w:val="Normal"/>
    <w:uiPriority w:val="37"/>
    <w:unhideWhenUsed/>
    <w:rsid w:val="009B181F"/>
  </w:style>
  <w:style w:type="paragraph" w:styleId="Cabealho">
    <w:name w:val="header"/>
    <w:basedOn w:val="Normal"/>
    <w:link w:val="CabealhoChar"/>
    <w:uiPriority w:val="99"/>
    <w:unhideWhenUsed/>
    <w:rsid w:val="00AF5FEB"/>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AF5FEB"/>
    <w:rPr>
      <w:sz w:val="24"/>
    </w:rPr>
  </w:style>
  <w:style w:type="paragraph" w:styleId="Rodap">
    <w:name w:val="footer"/>
    <w:basedOn w:val="Normal"/>
    <w:link w:val="RodapChar"/>
    <w:uiPriority w:val="99"/>
    <w:unhideWhenUsed/>
    <w:rsid w:val="00AF5FEB"/>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AF5FE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Preto">
      <a:dk1>
        <a:sysClr val="windowText" lastClr="000000"/>
      </a:dk1>
      <a:lt1>
        <a:srgbClr val="F8F8F8"/>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ABNT">
      <a:majorFont>
        <a:latin typeface="Cambria"/>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Pon11</b:Tag>
    <b:SourceType>ConferenceProceedings</b:SourceType>
    <b:Guid>{594422DB-18ED-4C93-8136-2EBECA371AC8}</b:Guid>
    <b:Title>Combining Classifiers: from the creation of ensembles to the decision fusion</b:Title>
    <b:Year>2011</b:Year>
    <b:Pages>1-10</b:Pages>
    <b:ConferenceName>SIBGRAPI</b:ConferenceName>
    <b:Author>
      <b:Author>
        <b:NameList>
          <b:Person>
            <b:Last>Ponti-Jr</b:Last>
            <b:First>M.P.</b:First>
          </b:Person>
        </b:NameList>
      </b:Author>
    </b:Author>
    <b:LCID>en-US</b:LCID>
    <b:RefOrder>1</b:RefOrder>
  </b:Source>
  <b:Source>
    <b:Tag>Gia99</b:Tag>
    <b:SourceType>ConferenceProceedings</b:SourceType>
    <b:Guid>{83F46C6C-70B5-4D32-98F5-26A561FA0BAF}</b:Guid>
    <b:Title>Methods for dynamic classifier selection</b:Title>
    <b:Year>1999</b:Year>
    <b:Pages>659–664</b:Pages>
    <b:Author>
      <b:Author>
        <b:NameList>
          <b:Person>
            <b:Last>Giacinto</b:Last>
            <b:First>G.</b:First>
          </b:Person>
          <b:Person>
            <b:Last>Roli</b:Last>
            <b:First>F.</b:First>
          </b:Person>
        </b:NameList>
      </b:Author>
    </b:Author>
    <b:ConferenceName>International Conference on Image Analysis and Processing (ICIAP 1999)</b:ConferenceName>
    <b:RefOrder>12</b:RefOrder>
  </b:Source>
  <b:Source>
    <b:Tag>KoA08</b:Tag>
    <b:SourceType>JournalArticle</b:SourceType>
    <b:Guid>{57CA885F-3F96-4602-BE04-5DF2DCE6007E}</b:Guid>
    <b:Title>From dynamic classifier selection to dynamic ensemble selection</b:Title>
    <b:Pages>1735–1748</b:Pages>
    <b:Year>2008</b:Year>
    <b:Author>
      <b:Author>
        <b:NameList>
          <b:Person>
            <b:Last>Ko</b:Last>
            <b:First>Albert H. R.</b:First>
          </b:Person>
          <b:Person>
            <b:Last>Sabourin</b:Last>
            <b:First>Robert</b:First>
          </b:Person>
          <b:Person>
            <b:Last>Jr.</b:Last>
            <b:First>Alceu Souza Britto</b:First>
          </b:Person>
        </b:NameList>
      </b:Author>
    </b:Author>
    <b:JournalName>Pattern Recognition</b:JournalName>
    <b:Volume>41</b:Volume>
    <b:RefOrder>13</b:RefOrder>
  </b:Source>
  <b:Source>
    <b:Tag>Woo97</b:Tag>
    <b:SourceType>JournalArticle</b:SourceType>
    <b:Guid>{BEE54319-E02C-4FCE-A224-15C292428242}</b:Guid>
    <b:Title>Combination of multiple classifiers using local accuracy estimates</b:Title>
    <b:Pages>405-410</b:Pages>
    <b:Year>1997</b:Year>
    <b:PeriodicalTitle>IEEE Transactions</b:PeriodicalTitle>
    <b:Month>Abril</b:Month>
    <b:Author>
      <b:Author>
        <b:NameList>
          <b:Person>
            <b:Last>Woods</b:Last>
            <b:First>K.</b:First>
          </b:Person>
          <b:Person>
            <b:Last>Kegelmeyer Jr.</b:Last>
            <b:First>W.P.</b:First>
          </b:Person>
          <b:Person>
            <b:Last>Bowyer</b:Last>
            <b:First>K.</b:First>
          </b:Person>
        </b:NameList>
      </b:Author>
    </b:Author>
    <b:Volume>19</b:Volume>
    <b:Issue>4</b:Issue>
    <b:RefOrder>11</b:RefOrder>
  </b:Source>
  <b:Source>
    <b:Tag>Dos08</b:Tag>
    <b:SourceType>JournalArticle</b:SourceType>
    <b:Guid>{5147608F-5E1E-42A0-95BB-8C543345AB70}</b:Guid>
    <b:Title>A dynamic overproduce-and-choose strategy for the selection of classifier ensembles</b:Title>
    <b:JournalName>Pattern Recognition</b:JournalName>
    <b:Year>2008</b:Year>
    <b:Pages>2993–3009</b:Pages>
    <b:Volume>41</b:Volume>
    <b:Author>
      <b:Author>
        <b:NameList>
          <b:Person>
            <b:Last>Dos Santos</b:Last>
            <b:First>Eulanda M.</b:First>
          </b:Person>
          <b:Person>
            <b:Last>Sabourin</b:Last>
            <b:First>Robert</b:First>
          </b:Person>
          <b:Person>
            <b:Last>Maupin</b:Last>
            <b:First>Patrick</b:First>
          </b:Person>
        </b:NameList>
      </b:Author>
    </b:Author>
    <b:RefOrder>14</b:RefOrder>
  </b:Source>
  <b:Source>
    <b:Tag>Dui02</b:Tag>
    <b:SourceType>ConferenceProceedings</b:SourceType>
    <b:Guid>{4877293D-AFE7-4E41-9281-3AAA67319A1C}</b:Guid>
    <b:Title>The combining classifier: to train or not to train?</b:Title>
    <b:Year>2002</b:Year>
    <b:Pages>765–770</b:Pages>
    <b:Author>
      <b:Author>
        <b:NameList>
          <b:Person>
            <b:Last>Duin</b:Last>
            <b:First>R. P. W.</b:First>
          </b:Person>
        </b:NameList>
      </b:Author>
    </b:Author>
    <b:ConferenceName>Proceedings of the 16th International Conference on Pattern Recognition</b:ConferenceName>
    <b:RefOrder>15</b:RefOrder>
  </b:Source>
  <b:Source>
    <b:Tag>Cru11</b:Tag>
    <b:SourceType>ConferenceProceedings</b:SourceType>
    <b:Guid>{1E354F46-5A41-4BDF-9062-444D08897752}</b:Guid>
    <b:Title>A Method For Dynamic Ensemble Selection Based on a Filter and an Adaptive Distance to Improve the Quality of the Regions of Competence</b:Title>
    <b:Year>2011</b:Year>
    <b:ConferenceName>International Joint Conference on Neural Networks (IJCNN)</b:ConferenceName>
    <b:City>San Jose</b:City>
    <b:Author>
      <b:Author>
        <b:NameList>
          <b:Person>
            <b:Last>Cruz</b:Last>
            <b:First>Rafael</b:First>
          </b:Person>
          <b:Person>
            <b:Last>Cavalcanti</b:Last>
            <b:First>George</b:First>
          </b:Person>
          <b:Person>
            <b:Last>Ren</b:Last>
            <b:First>Tsang</b:First>
          </b:Person>
        </b:NameList>
      </b:Author>
    </b:Author>
    <b:RefOrder>16</b:RefOrder>
  </b:Source>
  <b:Source>
    <b:Tag>Han90</b:Tag>
    <b:SourceType>JournalArticle</b:SourceType>
    <b:Guid>{8524B8EC-093D-4417-879D-882970C4410A}</b:Guid>
    <b:Title>Neural network ensembles</b:Title>
    <b:Pages>993-1001</b:Pages>
    <b:Year>1990</b:Year>
    <b:JournalName>IEEE Transactions on Pattern Analysis and Machine Intelligence</b:JournalName>
    <b:Volume>12</b:Volume>
    <b:Issue>10</b:Issue>
    <b:Author>
      <b:Author>
        <b:NameList>
          <b:Person>
            <b:Last>Hansen</b:Last>
            <b:First>L. K.</b:First>
          </b:Person>
          <b:Person>
            <b:Last>Salamon</b:Last>
            <b:First>P.</b:First>
          </b:Person>
        </b:NameList>
      </b:Author>
    </b:Author>
    <b:RefOrder>2</b:RefOrder>
  </b:Source>
  <b:Source>
    <b:Tag>Bro05</b:Tag>
    <b:SourceType>JournalArticle</b:SourceType>
    <b:Guid>{0BCD766A-0C24-4DD4-8691-8C1F89320960}</b:Guid>
    <b:Title>Diversity creation methods: a survey and categorisation</b:Title>
    <b:JournalName>Journal of Information Fusion</b:JournalName>
    <b:Year>2005</b:Year>
    <b:Pages>5–20</b:Pages>
    <b:Volume>6</b:Volume>
    <b:Issue>1</b:Issue>
    <b:PeriodicalTitle>Journal of Information Fusion</b:PeriodicalTitle>
    <b:Author>
      <b:Author>
        <b:NameList>
          <b:Person>
            <b:Last>Brown</b:Last>
            <b:First>G.</b:First>
          </b:Person>
          <b:Person>
            <b:Last>Wyatt</b:Last>
            <b:First>J.</b:First>
          </b:Person>
          <b:Person>
            <b:Last>Harris</b:Last>
            <b:First>R.</b:First>
          </b:Person>
          <b:Person>
            <b:Last>Yao</b:Last>
            <b:First>X.</b:First>
          </b:Person>
        </b:NameList>
      </b:Author>
    </b:Author>
    <b:RefOrder>17</b:RefOrder>
  </b:Source>
  <b:Source>
    <b:Tag>Bre96</b:Tag>
    <b:SourceType>JournalArticle</b:SourceType>
    <b:Guid>{D9148598-19EB-4BD1-9FF2-BA6C9E2A0123}</b:Guid>
    <b:Title>Bagging Predictors</b:Title>
    <b:JournalName>Machine Learning</b:JournalName>
    <b:Year>1996</b:Year>
    <b:Pages>123–140</b:Pages>
    <b:Volume>24</b:Volume>
    <b:Issue>2</b:Issue>
    <b:Author>
      <b:Author>
        <b:NameList>
          <b:Person>
            <b:Last>Breiman</b:Last>
            <b:First>Leo</b:First>
          </b:Person>
        </b:NameList>
      </b:Author>
    </b:Author>
    <b:RefOrder>4</b:RefOrder>
  </b:Source>
  <b:Source>
    <b:Tag>Sch90</b:Tag>
    <b:SourceType>JournalArticle</b:SourceType>
    <b:Guid>{CABF48EC-E14D-4576-8161-6CFAA28D980B}</b:Guid>
    <b:Title>The Strength of Weak Learnability</b:Title>
    <b:JournalName>Machine Learning</b:JournalName>
    <b:Year>1990</b:Year>
    <b:Pages>197-227</b:Pages>
    <b:Volume>5</b:Volume>
    <b:Issue>2</b:Issue>
    <b:Author>
      <b:Author>
        <b:NameList>
          <b:Person>
            <b:Last>Schapire</b:Last>
            <b:First>R. E.</b:First>
          </b:Person>
        </b:NameList>
      </b:Author>
    </b:Author>
    <b:RefOrder>3</b:RefOrder>
  </b:Source>
  <b:Source>
    <b:Tag>HoT98</b:Tag>
    <b:SourceType>JournalArticle</b:SourceType>
    <b:Guid>{0048224B-FC75-4EF0-B7FE-1FDF4804D5BF}</b:Guid>
    <b:Title>The random subspace method for constructing decision forests</b:Title>
    <b:JournalName>IEEE Transactions on Pattern Analysis and Machine Intelligence</b:JournalName>
    <b:Year>1998</b:Year>
    <b:Pages>832-844</b:Pages>
    <b:Volume>20</b:Volume>
    <b:Issue>8</b:Issue>
    <b:Author>
      <b:Author>
        <b:NameList>
          <b:Person>
            <b:Last>Ho</b:Last>
            <b:First>T. K.</b:First>
          </b:Person>
        </b:NameList>
      </b:Author>
    </b:Author>
    <b:RefOrder>6</b:RefOrder>
  </b:Source>
  <b:Source>
    <b:Tag>XuL92</b:Tag>
    <b:SourceType>JournalArticle</b:SourceType>
    <b:Guid>{F8AE64ED-C737-4238-85EA-58A2DB384414}</b:Guid>
    <b:Title>Methods for combining multiple classifiers and their applications to handwriting recognition</b:Title>
    <b:JournalName>IEEE Transactions on Systems</b:JournalName>
    <b:Year>1992</b:Year>
    <b:Pages>418-435</b:Pages>
    <b:Volume>22</b:Volume>
    <b:Issue>3</b:Issue>
    <b:Author>
      <b:Author>
        <b:NameList>
          <b:Person>
            <b:Last>Xu</b:Last>
            <b:First>L.</b:First>
          </b:Person>
          <b:Person>
            <b:Last>Krzyzak</b:Last>
            <b:First>A.</b:First>
          </b:Person>
          <b:Person>
            <b:Last>Suen</b:Last>
            <b:First>C.Y.</b:First>
          </b:Person>
        </b:NameList>
      </b:Author>
    </b:Author>
    <b:RefOrder>18</b:RefOrder>
  </b:Source>
  <b:Source>
    <b:Tag>Wan07</b:Tag>
    <b:SourceType>JournalArticle</b:SourceType>
    <b:Guid>{4DACA8DA-798E-47A0-9CC9-1DD3C570BCE7}</b:Guid>
    <b:Title>Improving nearest neighbor rule with a simple adaptive distance measure</b:Title>
    <b:JournalName>Pattern Recognition Letters</b:JournalName>
    <b:Year>2007</b:Year>
    <b:Pages>207–213</b:Pages>
    <b:Volume>28</b:Volume>
    <b:Author>
      <b:Author>
        <b:NameList>
          <b:Person>
            <b:Last>Wang</b:Last>
            <b:First>Jigang</b:First>
          </b:Person>
          <b:Person>
            <b:Last>Neskovic</b:Last>
            <b:First>Predrag</b:First>
          </b:Person>
          <b:Person>
            <b:Last>Cooper</b:Last>
            <b:First>Leon N.</b:First>
          </b:Person>
        </b:NameList>
      </b:Author>
    </b:Author>
    <b:RefOrder>19</b:RefOrder>
  </b:Source>
  <b:Source>
    <b:Tag>Rui06</b:Tag>
    <b:SourceType>JournalArticle</b:SourceType>
    <b:Guid>{48808153-DE1E-4B16-A70D-15110940AC3B}</b:Guid>
    <b:Title>Incremental wrapper-based gene selection from microarray data for cancer classification</b:Title>
    <b:JournalName>Pattern Recognition</b:JournalName>
    <b:Year>2006</b:Year>
    <b:Pages>2383–2392</b:Pages>
    <b:Volume>39</b:Volume>
    <b:Issue>12</b:Issue>
    <b:Author>
      <b:Author>
        <b:NameList>
          <b:Person>
            <b:Last>Ruiz</b:Last>
            <b:First>R.</b:First>
          </b:Person>
          <b:Person>
            <b:Last>Riquelme</b:Last>
            <b:First>J.C.</b:First>
          </b:Person>
          <b:Person>
            <b:Last>Aguilar-Ruiz</b:Last>
            <b:First>J.S.</b:First>
          </b:Person>
        </b:NameList>
      </b:Author>
    </b:Author>
    <b:RefOrder>21</b:RefOrder>
  </b:Source>
  <b:Source>
    <b:Tag>Fre96</b:Tag>
    <b:SourceType>ConferenceProceedings</b:SourceType>
    <b:Guid>{169B87CE-1FCC-4998-8C1F-746B99BDFC08}</b:Guid>
    <b:Title>Experiments with a New Boosting Algorithm</b:Title>
    <b:Year>1996</b:Year>
    <b:Pages>148–156</b:Pages>
    <b:Author>
      <b:Author>
        <b:NameList>
          <b:Person>
            <b:Last>Freund</b:Last>
            <b:First>Y.</b:First>
          </b:Person>
          <b:Person>
            <b:Last>Schapire</b:Last>
            <b:First>R. E.</b:First>
          </b:Person>
        </b:NameList>
      </b:Author>
    </b:Author>
    <b:ConferenceName>Proc. 13th International Conference on Machine Learning (ICML-96)</b:ConferenceName>
    <b:RefOrder>5</b:RefOrder>
  </b:Source>
  <b:Source>
    <b:Tag>Kit98</b:Tag>
    <b:SourceType>JournalArticle</b:SourceType>
    <b:Guid>{95059BEF-D59D-4874-B8EE-F7E0212622B7}</b:Guid>
    <b:Title>On combining classifiers</b:Title>
    <b:Pages>226-239</b:Pages>
    <b:Year>1998</b:Year>
    <b:Author>
      <b:Author>
        <b:NameList>
          <b:Person>
            <b:Last>Kittler</b:Last>
            <b:First>J.</b:First>
          </b:Person>
          <b:Person>
            <b:Last>Hatef</b:Last>
            <b:First>M.</b:First>
          </b:Person>
          <b:Person>
            <b:Last>Duin</b:Last>
            <b:First>R. P. W.</b:First>
          </b:Person>
          <b:Person>
            <b:Last>Mates</b:Last>
            <b:First>J.</b:First>
          </b:Person>
        </b:NameList>
      </b:Author>
    </b:Author>
    <b:JournalName>IEEE Trans. on Pattern Analysis and Machine Intelligence</b:JournalName>
    <b:Volume>20</b:Volume>
    <b:Issue>3</b:Issue>
    <b:RefOrder>7</b:RefOrder>
  </b:Source>
  <b:Source>
    <b:Tag>Kun02</b:Tag>
    <b:SourceType>JournalArticle</b:SourceType>
    <b:Guid>{FCFE1F2B-C573-455A-9682-E93E8FB622E9}</b:Guid>
    <b:Title>A theoretical study on six classifier fusion strategies</b:Title>
    <b:JournalName>IEEE Transactions on Pattern Analysis and Machine Intelligence</b:JournalName>
    <b:Year>2002</b:Year>
    <b:Pages>281-286</b:Pages>
    <b:Volume>24</b:Volume>
    <b:Issue>2</b:Issue>
    <b:Author>
      <b:Author>
        <b:NameList>
          <b:Person>
            <b:Last>Kuncheva</b:Last>
            <b:First>L. I.</b:First>
          </b:Person>
        </b:NameList>
      </b:Author>
    </b:Author>
    <b:RefOrder>8</b:RefOrder>
  </b:Source>
  <b:Source>
    <b:Tag>Rol02</b:Tag>
    <b:SourceType>BookSection</b:SourceType>
    <b:Guid>{F11CA8CA-53AE-4EB0-8FE9-E79A0489C3E1}</b:Guid>
    <b:Title>Design of Multiple Classifier Systems</b:Title>
    <b:Year>2002</b:Year>
    <b:Pages>199-226</b:Pages>
    <b:Author>
      <b:Author>
        <b:NameList>
          <b:Person>
            <b:Last>Roli</b:Last>
            <b:First>F.</b:First>
          </b:Person>
          <b:Person>
            <b:Last>Giacinto</b:Last>
            <b:First>G.</b:First>
          </b:Person>
        </b:NameList>
      </b:Author>
      <b:BookAuthor>
        <b:NameList>
          <b:Person>
            <b:Last>Bunke</b:Last>
            <b:First>H.</b:First>
          </b:Person>
          <b:Person>
            <b:Last>Kandel</b:Last>
            <b:First>A.</b:First>
          </b:Person>
        </b:NameList>
      </b:BookAuthor>
    </b:Author>
    <b:BookTitle>Hybrid Methods in Pattern Recognition</b:BookTitle>
    <b:Publisher>World Scientific Publishing</b:Publisher>
    <b:RefOrder>9</b:RefOrder>
  </b:Source>
  <b:Source>
    <b:Tag>Kun01</b:Tag>
    <b:SourceType>JournalArticle</b:SourceType>
    <b:Guid>{6C5396EC-052D-435C-AA0F-C637FD996624}</b:Guid>
    <b:Title>Decision templates for multiple classifier fu-sion: an experimental comparison</b:Title>
    <b:Year>2001</b:Year>
    <b:Pages>299-314</b:Pages>
    <b:Volume>34</b:Volume>
    <b:Author>
      <b:Author>
        <b:NameList>
          <b:Person>
            <b:Last>Kuncheva</b:Last>
            <b:First>L. I.</b:First>
          </b:Person>
          <b:Person>
            <b:Last>Bezdek</b:Last>
            <b:First>J. C.</b:First>
          </b:Person>
          <b:Person>
            <b:Last>Duin</b:Last>
            <b:First>R.</b:First>
          </b:Person>
        </b:NameList>
      </b:Author>
    </b:Author>
    <b:JournalName>Pattern Recognition</b:JournalName>
    <b:Issue>2</b:Issue>
    <b:RefOrder>10</b:RefOrder>
  </b:Source>
  <b:Source>
    <b:Tag>Wil72</b:Tag>
    <b:SourceType>JournalArticle</b:SourceType>
    <b:Guid>{01BE89D3-DF21-44C7-89F1-97B0F9C64D6F}</b:Guid>
    <b:Title>Asymptotic properties of nearest neighbor rules using edited data</b:Title>
    <b:JournalName>IEEE Transactions on Systems, Man and Cybernetics</b:JournalName>
    <b:Year>1972</b:Year>
    <b:Pages>408–421</b:Pages>
    <b:Volume>2</b:Volume>
    <b:Issue>3</b:Issue>
    <b:Author>
      <b:Author>
        <b:NameList>
          <b:Person>
            <b:Last>Wilson</b:Last>
            <b:First>Dennis L.</b:First>
          </b:Person>
        </b:NameList>
      </b:Author>
    </b:Author>
    <b:RefOrder>20</b:RefOrder>
  </b:Source>
</b:Sources>
</file>

<file path=customXml/itemProps1.xml><?xml version="1.0" encoding="utf-8"?>
<ds:datastoreItem xmlns:ds="http://schemas.openxmlformats.org/officeDocument/2006/customXml" ds:itemID="{BBD5948E-6D17-4B6A-B99E-40F38E75E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73</Pages>
  <Words>14619</Words>
  <Characters>77483</Characters>
  <Application>Microsoft Office Word</Application>
  <DocSecurity>0</DocSecurity>
  <Lines>1986</Lines>
  <Paragraphs>1034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Henrique</dc:creator>
  <cp:lastModifiedBy>Henrique</cp:lastModifiedBy>
  <cp:revision>44</cp:revision>
  <cp:lastPrinted>2011-12-13T14:19:00Z</cp:lastPrinted>
  <dcterms:created xsi:type="dcterms:W3CDTF">2011-12-09T14:51:00Z</dcterms:created>
  <dcterms:modified xsi:type="dcterms:W3CDTF">2011-12-13T14:20:00Z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1n4n9xcqy69N3C7ojvHk9mNIGmBhTsF-SPY2YcwUJIOY</vt:lpwstr>
  </property>
  <property fmtid="{D5CDD505-2E9C-101B-9397-08002B2CF9AE}" pid="4" name="Google.Documents.RevisionId">
    <vt:lpwstr>02404970042790010322</vt:lpwstr>
  </property>
  <property fmtid="{D5CDD505-2E9C-101B-9397-08002B2CF9AE}" pid="5" name="Google.Documents.PreviousRevisionId">
    <vt:lpwstr>14266703273156078581</vt:lpwstr>
  </property>
  <property fmtid="{D5CDD505-2E9C-101B-9397-08002B2CF9AE}" pid="6" name="Google.Documents.PluginVersion">
    <vt:lpwstr>2.0.2424.7283</vt:lpwstr>
  </property>
  <property fmtid="{D5CDD505-2E9C-101B-9397-08002B2CF9AE}" pid="7" name="Google.Documents.MergeIncapabilityFlags">
    <vt:i4>0</vt:i4>
  </property>
</Properties>
</file>